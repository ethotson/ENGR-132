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EA23F" w14:textId="6D8221EA" w:rsidR="005F7644" w:rsidRPr="00C26527" w:rsidRDefault="00525CA4" w:rsidP="00C26527">
      <w:pPr>
        <w:pStyle w:val="Heading1"/>
      </w:pPr>
      <w:r>
        <w:t>PS08</w:t>
      </w:r>
      <w:r w:rsidR="00C26527" w:rsidRPr="00C26527">
        <w:t xml:space="preserve"> - Answer Sheet</w:t>
      </w:r>
    </w:p>
    <w:p w14:paraId="21F00427" w14:textId="40E17A46" w:rsidR="00C26527" w:rsidRDefault="00C26527"/>
    <w:tbl>
      <w:tblPr>
        <w:tblW w:w="0" w:type="auto"/>
        <w:tblLook w:val="00A0" w:firstRow="1" w:lastRow="0" w:firstColumn="1" w:lastColumn="0" w:noHBand="0" w:noVBand="0"/>
      </w:tblPr>
      <w:tblGrid>
        <w:gridCol w:w="1988"/>
        <w:gridCol w:w="7372"/>
      </w:tblGrid>
      <w:tr w:rsidR="00C26527" w:rsidRPr="00AB4AE4" w14:paraId="3A1B074D" w14:textId="77777777" w:rsidTr="00C26527">
        <w:tc>
          <w:tcPr>
            <w:tcW w:w="1988" w:type="dxa"/>
            <w:vAlign w:val="bottom"/>
          </w:tcPr>
          <w:p w14:paraId="14DAA300" w14:textId="77777777" w:rsidR="00C26527" w:rsidRPr="00AB4AE4" w:rsidRDefault="00C26527" w:rsidP="00B46E92">
            <w:pPr>
              <w:pStyle w:val="BodyText1"/>
              <w:spacing w:before="120"/>
              <w:rPr>
                <w:rFonts w:cstheme="minorHAnsi"/>
                <w:b/>
              </w:rPr>
            </w:pPr>
            <w:r w:rsidRPr="00AB4AE4">
              <w:rPr>
                <w:rFonts w:cstheme="minorHAnsi"/>
                <w:b/>
              </w:rPr>
              <w:t>Assignment:</w:t>
            </w:r>
          </w:p>
        </w:tc>
        <w:tc>
          <w:tcPr>
            <w:tcW w:w="7372" w:type="dxa"/>
            <w:tcBorders>
              <w:bottom w:val="single" w:sz="4" w:space="0" w:color="auto"/>
            </w:tcBorders>
          </w:tcPr>
          <w:p w14:paraId="22ABF677" w14:textId="317A35B9" w:rsidR="00C26527" w:rsidRPr="00AB4AE4" w:rsidRDefault="00C26527" w:rsidP="00B46E92">
            <w:pPr>
              <w:pStyle w:val="BodyText1"/>
              <w:spacing w:before="120"/>
              <w:rPr>
                <w:rFonts w:cstheme="minorHAnsi"/>
              </w:rPr>
            </w:pPr>
            <w:r w:rsidRPr="00AB4AE4">
              <w:rPr>
                <w:rFonts w:cstheme="minorHAnsi"/>
              </w:rPr>
              <w:t xml:space="preserve">PS </w:t>
            </w:r>
            <w:ins w:id="0" w:author="Ethan Hotson" w:date="2019-02-27T15:14:00Z">
              <w:r w:rsidR="008A79ED">
                <w:rPr>
                  <w:rFonts w:cstheme="minorHAnsi"/>
                </w:rPr>
                <w:t>08</w:t>
              </w:r>
            </w:ins>
            <w:del w:id="1" w:author="Ethan Hotson" w:date="2019-02-27T15:14:00Z">
              <w:r w:rsidRPr="00AB4AE4" w:rsidDel="008A79ED">
                <w:rPr>
                  <w:rFonts w:cstheme="minorHAnsi"/>
                </w:rPr>
                <w:delText>##</w:delText>
              </w:r>
            </w:del>
          </w:p>
        </w:tc>
      </w:tr>
      <w:tr w:rsidR="00C26527" w:rsidRPr="00AB4AE4" w14:paraId="3ACC6D57" w14:textId="77777777" w:rsidTr="00C26527">
        <w:tc>
          <w:tcPr>
            <w:tcW w:w="1988" w:type="dxa"/>
            <w:vAlign w:val="bottom"/>
          </w:tcPr>
          <w:p w14:paraId="39F3E72B" w14:textId="77777777" w:rsidR="00C26527" w:rsidRPr="00AB4AE4" w:rsidRDefault="00C26527" w:rsidP="00B46E92">
            <w:pPr>
              <w:pStyle w:val="BodyText1"/>
              <w:spacing w:before="120"/>
              <w:rPr>
                <w:rFonts w:cstheme="minorHAnsi"/>
                <w:b/>
              </w:rPr>
            </w:pPr>
            <w:r w:rsidRPr="00AB4AE4">
              <w:rPr>
                <w:rFonts w:cstheme="minorHAnsi"/>
                <w:b/>
              </w:rPr>
              <w:t>Name:</w:t>
            </w:r>
          </w:p>
        </w:tc>
        <w:tc>
          <w:tcPr>
            <w:tcW w:w="7372" w:type="dxa"/>
            <w:tcBorders>
              <w:top w:val="single" w:sz="4" w:space="0" w:color="auto"/>
              <w:bottom w:val="single" w:sz="4" w:space="0" w:color="auto"/>
            </w:tcBorders>
          </w:tcPr>
          <w:p w14:paraId="5CF8406D" w14:textId="1C90970B" w:rsidR="00C26527" w:rsidRPr="00AB4AE4" w:rsidRDefault="008A79ED" w:rsidP="00B46E92">
            <w:pPr>
              <w:pStyle w:val="BodyText1"/>
              <w:spacing w:before="120"/>
              <w:rPr>
                <w:rFonts w:cstheme="minorHAnsi"/>
              </w:rPr>
            </w:pPr>
            <w:ins w:id="2" w:author="Ethan Hotson" w:date="2019-02-27T15:15:00Z">
              <w:r>
                <w:rPr>
                  <w:rFonts w:cstheme="minorHAnsi"/>
                </w:rPr>
                <w:t>Ethan Hotson</w:t>
              </w:r>
            </w:ins>
            <w:del w:id="3" w:author="Ethan Hotson" w:date="2019-02-27T15:15:00Z">
              <w:r w:rsidR="00C26527" w:rsidRPr="00AB4AE4" w:rsidDel="008A79ED">
                <w:rPr>
                  <w:rFonts w:cstheme="minorHAnsi"/>
                </w:rPr>
                <w:delText>&lt;your name&gt;</w:delText>
              </w:r>
            </w:del>
            <w:r w:rsidR="00C26527" w:rsidRPr="00AB4AE4">
              <w:rPr>
                <w:rFonts w:cstheme="minorHAnsi"/>
              </w:rPr>
              <w:t>,</w:t>
            </w:r>
            <w:del w:id="4" w:author="Ethan Hotson" w:date="2019-02-27T15:15:00Z">
              <w:r w:rsidR="00C26527" w:rsidRPr="00AB4AE4" w:rsidDel="008A79ED">
                <w:rPr>
                  <w:rFonts w:cstheme="minorHAnsi"/>
                </w:rPr>
                <w:delText xml:space="preserve"> &lt;your Purdue login&gt;</w:delText>
              </w:r>
            </w:del>
            <w:ins w:id="5" w:author="Ethan Hotson" w:date="2019-02-27T15:15:00Z">
              <w:r>
                <w:rPr>
                  <w:rFonts w:cstheme="minorHAnsi"/>
                </w:rPr>
                <w:t xml:space="preserve"> </w:t>
              </w:r>
              <w:r>
                <w:rPr>
                  <w:rFonts w:cstheme="minorHAnsi"/>
                </w:rPr>
                <w:fldChar w:fldCharType="begin"/>
              </w:r>
              <w:r>
                <w:rPr>
                  <w:rFonts w:cstheme="minorHAnsi"/>
                </w:rPr>
                <w:instrText xml:space="preserve"> HYPERLINK "mailto:ehotson@purdue.edu" </w:instrText>
              </w:r>
              <w:r>
                <w:rPr>
                  <w:rFonts w:cstheme="minorHAnsi"/>
                </w:rPr>
                <w:fldChar w:fldCharType="separate"/>
              </w:r>
              <w:r w:rsidRPr="00E53024">
                <w:rPr>
                  <w:rStyle w:val="Hyperlink"/>
                  <w:rFonts w:cstheme="minorHAnsi"/>
                </w:rPr>
                <w:t>ehotson@purdue.edu</w:t>
              </w:r>
              <w:r>
                <w:rPr>
                  <w:rFonts w:cstheme="minorHAnsi"/>
                </w:rPr>
                <w:fldChar w:fldCharType="end"/>
              </w:r>
            </w:ins>
          </w:p>
        </w:tc>
      </w:tr>
      <w:tr w:rsidR="00C26527" w:rsidRPr="00AB4AE4" w14:paraId="7032231C" w14:textId="77777777" w:rsidTr="00C26527">
        <w:tc>
          <w:tcPr>
            <w:tcW w:w="1988" w:type="dxa"/>
            <w:vAlign w:val="bottom"/>
          </w:tcPr>
          <w:p w14:paraId="4F8B70FB" w14:textId="77777777" w:rsidR="00C26527" w:rsidRPr="00AB4AE4" w:rsidRDefault="00C26527" w:rsidP="00B46E92">
            <w:pPr>
              <w:pStyle w:val="BodyText1"/>
              <w:spacing w:before="120"/>
              <w:rPr>
                <w:rFonts w:cstheme="minorHAnsi"/>
                <w:b/>
              </w:rPr>
            </w:pPr>
            <w:r w:rsidRPr="00AB4AE4">
              <w:rPr>
                <w:rFonts w:cstheme="minorHAnsi"/>
                <w:b/>
              </w:rPr>
              <w:t>Team-ID</w:t>
            </w:r>
          </w:p>
        </w:tc>
        <w:tc>
          <w:tcPr>
            <w:tcW w:w="7372" w:type="dxa"/>
            <w:tcBorders>
              <w:top w:val="single" w:sz="4" w:space="0" w:color="auto"/>
              <w:bottom w:val="single" w:sz="4" w:space="0" w:color="auto"/>
            </w:tcBorders>
          </w:tcPr>
          <w:p w14:paraId="337A26E0" w14:textId="1DA4F518" w:rsidR="00C26527" w:rsidRPr="00AB4AE4" w:rsidRDefault="008A79ED" w:rsidP="00B46E92">
            <w:pPr>
              <w:pStyle w:val="BodyText1"/>
              <w:spacing w:before="120"/>
              <w:rPr>
                <w:rFonts w:cstheme="minorHAnsi"/>
              </w:rPr>
            </w:pPr>
            <w:ins w:id="6" w:author="Ethan Hotson" w:date="2019-02-27T15:16:00Z">
              <w:r>
                <w:rPr>
                  <w:rFonts w:cstheme="minorHAnsi"/>
                </w:rPr>
                <w:t>009-01</w:t>
              </w:r>
            </w:ins>
            <w:del w:id="7" w:author="Ethan Hotson" w:date="2019-02-27T15:15:00Z">
              <w:r w:rsidR="00C26527" w:rsidRPr="00AB4AE4" w:rsidDel="008A79ED">
                <w:rPr>
                  <w:rFonts w:cstheme="minorHAnsi"/>
                </w:rPr>
                <w:delText>###-##</w:delText>
              </w:r>
            </w:del>
          </w:p>
        </w:tc>
      </w:tr>
      <w:tr w:rsidR="00C26527" w:rsidRPr="00AB4AE4" w14:paraId="3342C5BB" w14:textId="77777777" w:rsidTr="00C26527">
        <w:tc>
          <w:tcPr>
            <w:tcW w:w="1988" w:type="dxa"/>
            <w:vAlign w:val="bottom"/>
          </w:tcPr>
          <w:p w14:paraId="4E79CACE" w14:textId="77777777" w:rsidR="00C26527" w:rsidRPr="00AB4AE4" w:rsidRDefault="00C26527" w:rsidP="00B46E92">
            <w:pPr>
              <w:pStyle w:val="BodyText1"/>
              <w:spacing w:before="120"/>
              <w:rPr>
                <w:rFonts w:cstheme="minorHAnsi"/>
                <w:b/>
              </w:rPr>
            </w:pPr>
            <w:r w:rsidRPr="00AB4AE4">
              <w:rPr>
                <w:rFonts w:cstheme="minorHAnsi"/>
                <w:b/>
              </w:rPr>
              <w:t>Contributor(s):</w:t>
            </w:r>
          </w:p>
        </w:tc>
        <w:tc>
          <w:tcPr>
            <w:tcW w:w="7372" w:type="dxa"/>
            <w:tcBorders>
              <w:top w:val="single" w:sz="4" w:space="0" w:color="auto"/>
              <w:bottom w:val="single" w:sz="4" w:space="0" w:color="auto"/>
            </w:tcBorders>
          </w:tcPr>
          <w:p w14:paraId="31660E63" w14:textId="77777777" w:rsidR="00C26527" w:rsidRPr="00AB4AE4" w:rsidRDefault="00C26527" w:rsidP="00B46E92">
            <w:pPr>
              <w:pStyle w:val="BodyText1"/>
              <w:spacing w:before="120"/>
              <w:rPr>
                <w:rFonts w:cstheme="minorHAnsi"/>
              </w:rPr>
            </w:pPr>
            <w:r w:rsidRPr="00AB4AE4">
              <w:rPr>
                <w:rFonts w:cstheme="minorHAnsi"/>
              </w:rPr>
              <w:t>&lt;name</w:t>
            </w:r>
            <w:proofErr w:type="gramStart"/>
            <w:r w:rsidRPr="00AB4AE4">
              <w:rPr>
                <w:rFonts w:cstheme="minorHAnsi"/>
              </w:rPr>
              <w:t>&gt; ,</w:t>
            </w:r>
            <w:proofErr w:type="gramEnd"/>
            <w:r w:rsidRPr="00AB4AE4">
              <w:rPr>
                <w:rFonts w:cstheme="minorHAnsi"/>
              </w:rPr>
              <w:t xml:space="preserve"> &lt;Purdue login&gt; [repeat for each]</w:t>
            </w:r>
          </w:p>
        </w:tc>
      </w:tr>
    </w:tbl>
    <w:p w14:paraId="251CAF7D" w14:textId="77777777" w:rsidR="00C26527" w:rsidRDefault="00C26527"/>
    <w:p w14:paraId="6E40F342" w14:textId="77777777" w:rsidR="00525CA4" w:rsidRPr="00957AB3" w:rsidRDefault="00525CA4" w:rsidP="00525CA4">
      <w:pPr>
        <w:pStyle w:val="Heading2"/>
        <w:numPr>
          <w:ilvl w:val="0"/>
          <w:numId w:val="12"/>
        </w:numPr>
        <w:spacing w:line="276" w:lineRule="auto"/>
      </w:pPr>
      <w:r>
        <w:t xml:space="preserve">Taylor Series for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func>
      </m:oMath>
    </w:p>
    <w:p w14:paraId="45BD162A" w14:textId="790A0921" w:rsidR="002F0A21" w:rsidRPr="00766F7D" w:rsidRDefault="00766F7D" w:rsidP="00766F7D">
      <w:pPr>
        <w:pStyle w:val="paired"/>
      </w:pPr>
      <w:r>
        <w:t>Paired</w:t>
      </w:r>
    </w:p>
    <w:p w14:paraId="05A9B141" w14:textId="7B73B136" w:rsidR="00253344" w:rsidRPr="00C26527" w:rsidRDefault="00253344" w:rsidP="00253344">
      <w:pPr>
        <w:pStyle w:val="Heading3"/>
      </w:pPr>
      <w:r w:rsidRPr="00C26527">
        <w:t>Paired Partner</w:t>
      </w:r>
    </w:p>
    <w:p w14:paraId="5A01BEB0" w14:textId="560CFA5C" w:rsidR="00253344" w:rsidRPr="00C26527" w:rsidRDefault="00253344" w:rsidP="00253344">
      <w:pPr>
        <w:pStyle w:val="BodyText1"/>
      </w:pPr>
      <w:r>
        <w:t>Each member of the pair will submit their own answer sheet. List your paired partner here.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370"/>
      </w:tblGrid>
      <w:tr w:rsidR="00253344" w14:paraId="500F6BAC" w14:textId="77777777" w:rsidTr="00253344">
        <w:tc>
          <w:tcPr>
            <w:tcW w:w="1980" w:type="dxa"/>
          </w:tcPr>
          <w:p w14:paraId="0FFD48FF" w14:textId="4C6E6DA5" w:rsidR="00253344" w:rsidRPr="004C2192" w:rsidRDefault="00766F7D" w:rsidP="00B51A6D">
            <w:pPr>
              <w:pStyle w:val="BodyText1"/>
              <w:spacing w:before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Flowchart </w:t>
            </w:r>
            <w:r w:rsidR="00253344" w:rsidRPr="004C2192">
              <w:rPr>
                <w:rFonts w:asciiTheme="minorHAnsi" w:hAnsiTheme="minorHAnsi" w:cstheme="minorHAnsi"/>
              </w:rPr>
              <w:t>Partner:</w:t>
            </w:r>
          </w:p>
        </w:tc>
        <w:tc>
          <w:tcPr>
            <w:tcW w:w="7370" w:type="dxa"/>
            <w:tcBorders>
              <w:bottom w:val="single" w:sz="4" w:space="0" w:color="auto"/>
            </w:tcBorders>
          </w:tcPr>
          <w:p w14:paraId="02E61710" w14:textId="04059F9A" w:rsidR="00253344" w:rsidRPr="004C2192" w:rsidRDefault="008A79ED" w:rsidP="00B51A6D">
            <w:pPr>
              <w:pStyle w:val="BodyText1"/>
              <w:spacing w:before="240"/>
              <w:rPr>
                <w:rFonts w:asciiTheme="minorHAnsi" w:hAnsiTheme="minorHAnsi" w:cstheme="minorHAnsi"/>
              </w:rPr>
            </w:pPr>
            <w:ins w:id="8" w:author="Ethan Hotson" w:date="2019-02-27T15:16:00Z">
              <w:r>
                <w:rPr>
                  <w:rFonts w:asciiTheme="minorHAnsi" w:hAnsiTheme="minorHAnsi" w:cstheme="minorHAnsi"/>
                </w:rPr>
                <w:t>Will Popovich</w:t>
              </w:r>
            </w:ins>
            <w:del w:id="9" w:author="Ethan Hotson" w:date="2019-02-27T15:16:00Z">
              <w:r w:rsidR="00253344" w:rsidRPr="004C2192" w:rsidDel="008A79ED">
                <w:rPr>
                  <w:rFonts w:asciiTheme="minorHAnsi" w:hAnsiTheme="minorHAnsi" w:cstheme="minorHAnsi"/>
                </w:rPr>
                <w:delText>&lt;partner name&gt;</w:delText>
              </w:r>
            </w:del>
            <w:r w:rsidR="00253344" w:rsidRPr="004C2192">
              <w:rPr>
                <w:rFonts w:asciiTheme="minorHAnsi" w:hAnsiTheme="minorHAnsi" w:cstheme="minorHAnsi"/>
              </w:rPr>
              <w:t xml:space="preserve">, </w:t>
            </w:r>
            <w:del w:id="10" w:author="Ethan Hotson" w:date="2019-02-27T15:16:00Z">
              <w:r w:rsidR="00253344" w:rsidRPr="004C2192" w:rsidDel="008A79ED">
                <w:rPr>
                  <w:rFonts w:asciiTheme="minorHAnsi" w:hAnsiTheme="minorHAnsi" w:cstheme="minorHAnsi"/>
                </w:rPr>
                <w:delText>&lt;partner Purdue login&gt;</w:delText>
              </w:r>
            </w:del>
            <w:ins w:id="11" w:author="Ethan Hotson" w:date="2019-02-27T15:16:00Z">
              <w:r>
                <w:rPr>
                  <w:rFonts w:cstheme="minorHAnsi"/>
                </w:rPr>
                <w:fldChar w:fldCharType="begin"/>
              </w:r>
              <w:r>
                <w:rPr>
                  <w:rFonts w:cstheme="minorHAnsi"/>
                </w:rPr>
                <w:instrText xml:space="preserve"> HYPERLINK "mailto:</w:instrText>
              </w:r>
              <w:r>
                <w:rPr>
                  <w:rFonts w:asciiTheme="minorHAnsi" w:hAnsiTheme="minorHAnsi" w:cstheme="minorHAnsi"/>
                </w:rPr>
                <w:instrText>wpopovic@purdue.edu</w:instrText>
              </w:r>
              <w:r>
                <w:rPr>
                  <w:rFonts w:cstheme="minorHAnsi"/>
                </w:rPr>
                <w:instrText xml:space="preserve">" </w:instrText>
              </w:r>
              <w:r>
                <w:rPr>
                  <w:rFonts w:cstheme="minorHAnsi"/>
                </w:rPr>
                <w:fldChar w:fldCharType="separate"/>
              </w:r>
              <w:r w:rsidRPr="00E53024">
                <w:rPr>
                  <w:rStyle w:val="Hyperlink"/>
                  <w:rFonts w:cstheme="minorHAnsi"/>
                </w:rPr>
                <w:t>wpopovic@purdue.edu</w:t>
              </w:r>
              <w:r>
                <w:rPr>
                  <w:rFonts w:cstheme="minorHAnsi"/>
                </w:rPr>
                <w:fldChar w:fldCharType="end"/>
              </w:r>
            </w:ins>
          </w:p>
        </w:tc>
      </w:tr>
    </w:tbl>
    <w:p w14:paraId="2828742F" w14:textId="2987861F" w:rsidR="005236B2" w:rsidRDefault="005236B2" w:rsidP="00F74D81">
      <w:pPr>
        <w:pStyle w:val="Heading3"/>
      </w:pPr>
      <w:r w:rsidRPr="002E3148">
        <w:t>Test Cases</w:t>
      </w:r>
    </w:p>
    <w:p w14:paraId="38A31160" w14:textId="504EA856" w:rsidR="00583530" w:rsidRDefault="00583530" w:rsidP="00583530">
      <w:pPr>
        <w:pStyle w:val="BodyText1"/>
      </w:pPr>
      <w:r>
        <w:t xml:space="preserve">Fill out the table with test case information. </w:t>
      </w:r>
    </w:p>
    <w:p w14:paraId="62DE61C5" w14:textId="344459CB" w:rsidR="00583530" w:rsidRDefault="00583530" w:rsidP="00583530">
      <w:pPr>
        <w:pStyle w:val="BodyText1"/>
        <w:numPr>
          <w:ilvl w:val="0"/>
          <w:numId w:val="10"/>
        </w:numPr>
      </w:pPr>
      <w:r>
        <w:t xml:space="preserve">The </w:t>
      </w:r>
      <w:r w:rsidRPr="00FD3B5D">
        <w:rPr>
          <w:i/>
        </w:rPr>
        <w:t>Test Case Description</w:t>
      </w:r>
      <w:r>
        <w:t xml:space="preserve"> is an English description </w:t>
      </w:r>
      <w:r w:rsidR="00C42407">
        <w:t xml:space="preserve">of </w:t>
      </w:r>
      <w:r>
        <w:t xml:space="preserve">what </w:t>
      </w:r>
      <w:r w:rsidR="00C1407D">
        <w:t xml:space="preserve">path </w:t>
      </w:r>
      <w:r>
        <w:t xml:space="preserve">is being tested. </w:t>
      </w:r>
    </w:p>
    <w:p w14:paraId="0859B0DD" w14:textId="54D360DB" w:rsidR="00583530" w:rsidRDefault="00583530" w:rsidP="00583530">
      <w:pPr>
        <w:pStyle w:val="BodyText1"/>
        <w:numPr>
          <w:ilvl w:val="0"/>
          <w:numId w:val="10"/>
        </w:numPr>
      </w:pPr>
      <w:r>
        <w:t xml:space="preserve">The </w:t>
      </w:r>
      <w:r w:rsidR="00174F5F" w:rsidRPr="00174F5F">
        <w:rPr>
          <w:i/>
        </w:rPr>
        <w:t>Test Case</w:t>
      </w:r>
      <w:r w:rsidR="00037BDD">
        <w:rPr>
          <w:i/>
        </w:rPr>
        <w:t xml:space="preserve"> Values</w:t>
      </w:r>
      <w:r w:rsidR="00037BDD">
        <w:t xml:space="preserve"> are</w:t>
      </w:r>
      <w:r w:rsidR="008956ED">
        <w:t xml:space="preserve"> the </w:t>
      </w:r>
      <w:r w:rsidR="00037BDD">
        <w:t>values</w:t>
      </w:r>
      <w:r w:rsidR="008956ED">
        <w:t xml:space="preserve"> you will use to test the </w:t>
      </w:r>
      <w:r w:rsidR="00C1407D">
        <w:t xml:space="preserve">path in the </w:t>
      </w:r>
      <w:r w:rsidR="008956ED">
        <w:t>structure</w:t>
      </w:r>
      <w:r w:rsidR="00C1407D">
        <w:t xml:space="preserve"> or flowchart</w:t>
      </w:r>
      <w:r>
        <w:t xml:space="preserve">. </w:t>
      </w:r>
    </w:p>
    <w:p w14:paraId="73E2D025" w14:textId="72E204F5" w:rsidR="00583530" w:rsidRDefault="00583530" w:rsidP="00583530">
      <w:pPr>
        <w:pStyle w:val="BodyText1"/>
        <w:numPr>
          <w:ilvl w:val="0"/>
          <w:numId w:val="10"/>
        </w:numPr>
      </w:pPr>
      <w:r>
        <w:t xml:space="preserve">The </w:t>
      </w:r>
      <w:r w:rsidRPr="00FD3B5D">
        <w:rPr>
          <w:i/>
        </w:rPr>
        <w:t>Flowchart Output</w:t>
      </w:r>
      <w:r>
        <w:t xml:space="preserve"> is an English description of the flowchart</w:t>
      </w:r>
      <w:r w:rsidR="00037BDD">
        <w:t>’s result when the test case values go through the structure</w:t>
      </w:r>
      <w:r w:rsidR="00B969A8">
        <w:t>; i</w:t>
      </w:r>
      <w:r>
        <w:t>t should not be code</w:t>
      </w:r>
      <w:r w:rsidR="00B969A8">
        <w:t xml:space="preserve"> or MATLAB generated results</w:t>
      </w:r>
      <w:r>
        <w:t xml:space="preserve">. </w:t>
      </w:r>
    </w:p>
    <w:p w14:paraId="5F580EAE" w14:textId="56276388" w:rsidR="00583530" w:rsidRDefault="00583530" w:rsidP="00583530">
      <w:pPr>
        <w:pStyle w:val="BodyText1"/>
        <w:numPr>
          <w:ilvl w:val="0"/>
          <w:numId w:val="10"/>
        </w:numPr>
      </w:pPr>
      <w:r>
        <w:t>Add as many rows as necessary to test all possible flowchart paths.</w:t>
      </w:r>
    </w:p>
    <w:p w14:paraId="40222B94" w14:textId="399DD1D1" w:rsidR="00E77713" w:rsidRDefault="00E77713" w:rsidP="00583530">
      <w:pPr>
        <w:pStyle w:val="BodyText1"/>
        <w:numPr>
          <w:ilvl w:val="0"/>
          <w:numId w:val="10"/>
        </w:numPr>
      </w:pPr>
      <w:r>
        <w:t xml:space="preserve">An example test case is included.  </w:t>
      </w:r>
    </w:p>
    <w:p w14:paraId="768704FB" w14:textId="6CB38334" w:rsidR="00C1407D" w:rsidRPr="00C277BC" w:rsidRDefault="00C1407D" w:rsidP="00C1407D">
      <w:pPr>
        <w:pStyle w:val="BodyText1"/>
      </w:pPr>
      <w:r>
        <w:t>Note: you will also use these test cases to test your completed code</w:t>
      </w:r>
      <w:r w:rsidR="00724221">
        <w:t>.</w:t>
      </w:r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3325"/>
        <w:gridCol w:w="2160"/>
        <w:gridCol w:w="3870"/>
      </w:tblGrid>
      <w:tr w:rsidR="00E567FD" w:rsidRPr="002E3148" w14:paraId="39858AC4" w14:textId="77777777" w:rsidTr="000D6BA9">
        <w:tc>
          <w:tcPr>
            <w:tcW w:w="3325" w:type="dxa"/>
            <w:shd w:val="clear" w:color="auto" w:fill="D9D9D9" w:themeFill="background1" w:themeFillShade="D9"/>
          </w:tcPr>
          <w:p w14:paraId="73914F73" w14:textId="77777777" w:rsidR="00E567FD" w:rsidRPr="004C2192" w:rsidRDefault="00E567FD" w:rsidP="00E567FD">
            <w:pPr>
              <w:pStyle w:val="BodyText1"/>
              <w:rPr>
                <w:rFonts w:asciiTheme="minorHAnsi" w:hAnsiTheme="minorHAnsi" w:cstheme="minorHAnsi"/>
                <w:b/>
              </w:rPr>
            </w:pPr>
            <w:r w:rsidRPr="004C2192">
              <w:rPr>
                <w:rFonts w:asciiTheme="minorHAnsi" w:hAnsiTheme="minorHAnsi" w:cstheme="minorHAnsi"/>
                <w:b/>
              </w:rPr>
              <w:t>Test Case Description</w:t>
            </w:r>
          </w:p>
          <w:p w14:paraId="28A1E072" w14:textId="77777777" w:rsidR="00E567FD" w:rsidRPr="004C2192" w:rsidRDefault="00E567FD" w:rsidP="00E567FD">
            <w:pPr>
              <w:pStyle w:val="BodyText1"/>
              <w:rPr>
                <w:rFonts w:asciiTheme="minorHAnsi" w:hAnsiTheme="minorHAnsi" w:cstheme="minorHAnsi"/>
                <w:b/>
              </w:rPr>
            </w:pPr>
            <w:r w:rsidRPr="004C2192">
              <w:rPr>
                <w:rFonts w:asciiTheme="minorHAnsi" w:hAnsiTheme="minorHAnsi" w:cstheme="minorHAnsi"/>
                <w:b/>
              </w:rPr>
              <w:t>in English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652C3E05" w14:textId="1B5EB9A0" w:rsidR="00E567FD" w:rsidRPr="004C2192" w:rsidRDefault="00174F5F" w:rsidP="00E567FD">
            <w:pPr>
              <w:pStyle w:val="BodyText1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Test Case</w:t>
            </w:r>
            <w:r w:rsidR="00037BDD">
              <w:rPr>
                <w:rFonts w:asciiTheme="minorHAnsi" w:hAnsiTheme="minorHAnsi" w:cstheme="minorHAnsi"/>
                <w:b/>
              </w:rPr>
              <w:t xml:space="preserve"> Values</w:t>
            </w:r>
          </w:p>
          <w:p w14:paraId="6D542007" w14:textId="77EF53B2" w:rsidR="00E567FD" w:rsidRPr="004C2192" w:rsidRDefault="00037BDD" w:rsidP="00525CA4">
            <w:pPr>
              <w:pStyle w:val="BodyText1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(x, </w:t>
            </w:r>
            <w:r w:rsidR="00525CA4">
              <w:rPr>
                <w:rFonts w:asciiTheme="minorHAnsi" w:hAnsiTheme="minorHAnsi" w:cstheme="minorHAnsi"/>
                <w:b/>
              </w:rPr>
              <w:t>tolerance</w:t>
            </w:r>
            <w:r>
              <w:rPr>
                <w:rFonts w:asciiTheme="minorHAnsi" w:hAnsiTheme="minorHAnsi" w:cstheme="minorHAnsi"/>
                <w:b/>
              </w:rPr>
              <w:t>)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4F5DA10E" w14:textId="77777777" w:rsidR="00E567FD" w:rsidRPr="004C2192" w:rsidRDefault="00E567FD" w:rsidP="00E567FD">
            <w:pPr>
              <w:pStyle w:val="BodyText1"/>
              <w:rPr>
                <w:rFonts w:asciiTheme="minorHAnsi" w:hAnsiTheme="minorHAnsi" w:cstheme="minorHAnsi"/>
                <w:b/>
              </w:rPr>
            </w:pPr>
            <w:r w:rsidRPr="004C2192">
              <w:rPr>
                <w:rFonts w:asciiTheme="minorHAnsi" w:hAnsiTheme="minorHAnsi" w:cstheme="minorHAnsi"/>
                <w:b/>
              </w:rPr>
              <w:t>Flowchart Output</w:t>
            </w:r>
          </w:p>
          <w:p w14:paraId="55F8814F" w14:textId="77777777" w:rsidR="00E567FD" w:rsidRPr="004C2192" w:rsidRDefault="00E567FD" w:rsidP="00E567FD">
            <w:pPr>
              <w:pStyle w:val="BodyText1"/>
              <w:rPr>
                <w:rFonts w:asciiTheme="minorHAnsi" w:hAnsiTheme="minorHAnsi" w:cstheme="minorHAnsi"/>
                <w:b/>
              </w:rPr>
            </w:pPr>
            <w:r w:rsidRPr="004C2192">
              <w:rPr>
                <w:rFonts w:asciiTheme="minorHAnsi" w:hAnsiTheme="minorHAnsi" w:cstheme="minorHAnsi"/>
                <w:b/>
              </w:rPr>
              <w:t>in English</w:t>
            </w:r>
          </w:p>
        </w:tc>
      </w:tr>
      <w:tr w:rsidR="00525CA4" w:rsidRPr="004C2192" w14:paraId="41B2E92D" w14:textId="77777777" w:rsidTr="000D6BA9">
        <w:tc>
          <w:tcPr>
            <w:tcW w:w="3325" w:type="dxa"/>
            <w:vAlign w:val="center"/>
          </w:tcPr>
          <w:p w14:paraId="477599F8" w14:textId="3F5E6D24" w:rsidR="00525CA4" w:rsidRPr="00525CA4" w:rsidRDefault="00525CA4" w:rsidP="005E7CD4">
            <w:pPr>
              <w:pStyle w:val="BodyText1"/>
              <w:rPr>
                <w:rFonts w:asciiTheme="minorHAnsi" w:hAnsiTheme="minorHAnsi"/>
              </w:rPr>
            </w:pPr>
            <w:r w:rsidRPr="00525CA4">
              <w:rPr>
                <w:rFonts w:asciiTheme="minorHAnsi" w:hAnsiTheme="minorHAnsi"/>
              </w:rPr>
              <w:t>Valid inputs for x and for the tolerance</w:t>
            </w:r>
          </w:p>
        </w:tc>
        <w:tc>
          <w:tcPr>
            <w:tcW w:w="2160" w:type="dxa"/>
            <w:vAlign w:val="center"/>
          </w:tcPr>
          <w:p w14:paraId="05A0A7FF" w14:textId="727B6EB4" w:rsidR="00525CA4" w:rsidRPr="00525CA4" w:rsidRDefault="00525CA4" w:rsidP="005E7CD4">
            <w:pPr>
              <w:pStyle w:val="BodyText1"/>
              <w:rPr>
                <w:rFonts w:asciiTheme="minorHAnsi" w:hAnsiTheme="minorHAnsi"/>
              </w:rPr>
            </w:pPr>
            <w:r w:rsidRPr="00525CA4">
              <w:rPr>
                <w:rFonts w:asciiTheme="minorHAnsi" w:hAnsiTheme="minorHAnsi"/>
              </w:rPr>
              <w:t>(0.5,0.05)</w:t>
            </w:r>
          </w:p>
        </w:tc>
        <w:tc>
          <w:tcPr>
            <w:tcW w:w="3870" w:type="dxa"/>
            <w:vAlign w:val="center"/>
          </w:tcPr>
          <w:p w14:paraId="7882BCCB" w14:textId="77777777" w:rsidR="00525CA4" w:rsidRPr="00525CA4" w:rsidRDefault="00525CA4" w:rsidP="005E7CD4">
            <w:pPr>
              <w:pStyle w:val="BodyText1"/>
              <w:numPr>
                <w:ilvl w:val="0"/>
                <w:numId w:val="14"/>
              </w:numPr>
              <w:spacing w:line="240" w:lineRule="auto"/>
              <w:rPr>
                <w:rFonts w:asciiTheme="minorHAnsi" w:hAnsiTheme="minorHAnsi"/>
              </w:rPr>
            </w:pPr>
            <w:r w:rsidRPr="00525CA4">
              <w:rPr>
                <w:rFonts w:asciiTheme="minorHAnsi" w:hAnsiTheme="minorHAnsi"/>
              </w:rPr>
              <w:t>number of terms in series</w:t>
            </w:r>
          </w:p>
          <w:p w14:paraId="4A91B22E" w14:textId="77777777" w:rsidR="00525CA4" w:rsidRPr="00525CA4" w:rsidRDefault="00525CA4" w:rsidP="005E7CD4">
            <w:pPr>
              <w:pStyle w:val="BodyText1"/>
              <w:numPr>
                <w:ilvl w:val="0"/>
                <w:numId w:val="14"/>
              </w:numPr>
              <w:spacing w:line="240" w:lineRule="auto"/>
              <w:rPr>
                <w:rFonts w:asciiTheme="minorHAnsi" w:hAnsiTheme="minorHAnsi"/>
              </w:rPr>
            </w:pPr>
            <w:r w:rsidRPr="00525CA4">
              <w:rPr>
                <w:rFonts w:asciiTheme="minorHAnsi" w:hAnsiTheme="minorHAnsi"/>
              </w:rPr>
              <w:t>value of (x) approximation</w:t>
            </w:r>
          </w:p>
          <w:p w14:paraId="2C6F378D" w14:textId="526D610E" w:rsidR="00525CA4" w:rsidRPr="00525CA4" w:rsidRDefault="00525CA4" w:rsidP="005E7CD4">
            <w:pPr>
              <w:pStyle w:val="BodyText1"/>
              <w:numPr>
                <w:ilvl w:val="0"/>
                <w:numId w:val="14"/>
              </w:numPr>
              <w:spacing w:line="240" w:lineRule="auto"/>
              <w:rPr>
                <w:rFonts w:asciiTheme="minorHAnsi" w:hAnsiTheme="minorHAnsi"/>
              </w:rPr>
            </w:pPr>
            <w:r w:rsidRPr="00525CA4">
              <w:rPr>
                <w:rFonts w:asciiTheme="minorHAnsi" w:hAnsiTheme="minorHAnsi"/>
              </w:rPr>
              <w:t>absolute difference between cos(x) approximation and  MATLAB’s cos(x)</w:t>
            </w:r>
          </w:p>
        </w:tc>
      </w:tr>
      <w:tr w:rsidR="000D6BA9" w14:paraId="3B31316A" w14:textId="77777777" w:rsidTr="000D6BA9">
        <w:tc>
          <w:tcPr>
            <w:tcW w:w="3325" w:type="dxa"/>
            <w:vAlign w:val="center"/>
          </w:tcPr>
          <w:p w14:paraId="35E33CA2" w14:textId="4BAD68BB" w:rsidR="000D6BA9" w:rsidRPr="005E7CD4" w:rsidRDefault="008A79ED" w:rsidP="005E7CD4">
            <w:pPr>
              <w:pStyle w:val="BodyText1"/>
              <w:rPr>
                <w:rFonts w:asciiTheme="minorHAnsi" w:hAnsiTheme="minorHAnsi" w:cstheme="minorHAnsi"/>
                <w:color w:val="008000"/>
              </w:rPr>
            </w:pPr>
            <w:ins w:id="12" w:author="Ethan Hotson" w:date="2019-02-27T15:17:00Z">
              <w:r>
                <w:rPr>
                  <w:rFonts w:asciiTheme="minorHAnsi" w:hAnsiTheme="minorHAnsi" w:cstheme="minorHAnsi"/>
                  <w:color w:val="008000"/>
                </w:rPr>
                <w:t>Invalid input for x</w:t>
              </w:r>
            </w:ins>
          </w:p>
        </w:tc>
        <w:tc>
          <w:tcPr>
            <w:tcW w:w="2160" w:type="dxa"/>
            <w:vAlign w:val="center"/>
          </w:tcPr>
          <w:p w14:paraId="6999F1C9" w14:textId="55B509C2" w:rsidR="000D6BA9" w:rsidRPr="000D6BA9" w:rsidRDefault="008A79ED" w:rsidP="005E7CD4">
            <w:pPr>
              <w:pStyle w:val="BodyText1"/>
              <w:spacing w:line="240" w:lineRule="auto"/>
              <w:rPr>
                <w:rFonts w:asciiTheme="minorHAnsi" w:hAnsiTheme="minorHAnsi" w:cstheme="minorHAnsi"/>
                <w:color w:val="008000"/>
              </w:rPr>
            </w:pPr>
            <w:ins w:id="13" w:author="Ethan Hotson" w:date="2019-02-27T15:18:00Z">
              <w:r>
                <w:rPr>
                  <w:rFonts w:asciiTheme="minorHAnsi" w:hAnsiTheme="minorHAnsi" w:cstheme="minorHAnsi"/>
                  <w:color w:val="008000"/>
                </w:rPr>
                <w:t>X</w:t>
              </w:r>
              <w:proofErr w:type="gramStart"/>
              <w:r>
                <w:rPr>
                  <w:rFonts w:asciiTheme="minorHAnsi" w:hAnsiTheme="minorHAnsi" w:cstheme="minorHAnsi"/>
                  <w:color w:val="008000"/>
                </w:rPr>
                <w:t>=[</w:t>
              </w:r>
              <w:proofErr w:type="gramEnd"/>
              <w:r>
                <w:rPr>
                  <w:rFonts w:asciiTheme="minorHAnsi" w:hAnsiTheme="minorHAnsi" w:cstheme="minorHAnsi"/>
                  <w:color w:val="008000"/>
                </w:rPr>
                <w:t>0,2,3]</w:t>
              </w:r>
            </w:ins>
          </w:p>
        </w:tc>
        <w:tc>
          <w:tcPr>
            <w:tcW w:w="3870" w:type="dxa"/>
            <w:vAlign w:val="center"/>
          </w:tcPr>
          <w:p w14:paraId="51DD8B2D" w14:textId="1059F8D4" w:rsidR="000D6BA9" w:rsidRPr="000D6BA9" w:rsidRDefault="0009037C" w:rsidP="005E7CD4">
            <w:pPr>
              <w:pStyle w:val="BodyText1"/>
              <w:spacing w:line="240" w:lineRule="auto"/>
              <w:rPr>
                <w:rFonts w:asciiTheme="minorHAnsi" w:hAnsiTheme="minorHAnsi" w:cstheme="minorHAnsi"/>
                <w:color w:val="008000"/>
              </w:rPr>
            </w:pPr>
            <w:ins w:id="14" w:author="Ethan Hotson" w:date="2019-03-05T16:29:00Z">
              <w:r>
                <w:rPr>
                  <w:rFonts w:asciiTheme="minorHAnsi" w:hAnsiTheme="minorHAnsi" w:cstheme="minorHAnsi"/>
                  <w:color w:val="008000"/>
                </w:rPr>
                <w:t>Prints statement “Invalid x value”</w:t>
              </w:r>
            </w:ins>
          </w:p>
        </w:tc>
      </w:tr>
      <w:tr w:rsidR="008A79ED" w14:paraId="37C9634C" w14:textId="77777777" w:rsidTr="000D6BA9">
        <w:tc>
          <w:tcPr>
            <w:tcW w:w="3325" w:type="dxa"/>
            <w:vAlign w:val="center"/>
          </w:tcPr>
          <w:p w14:paraId="221A52E9" w14:textId="0CB38B88" w:rsidR="008A79ED" w:rsidRDefault="008A79ED" w:rsidP="005E7CD4">
            <w:pPr>
              <w:pStyle w:val="BodyText1"/>
              <w:rPr>
                <w:rFonts w:cstheme="minorHAnsi"/>
                <w:color w:val="008000"/>
              </w:rPr>
            </w:pPr>
            <w:r>
              <w:rPr>
                <w:rFonts w:cstheme="minorHAnsi"/>
                <w:color w:val="008000"/>
              </w:rPr>
              <w:t>Invalid input for tolerance</w:t>
            </w:r>
          </w:p>
        </w:tc>
        <w:tc>
          <w:tcPr>
            <w:tcW w:w="2160" w:type="dxa"/>
            <w:vAlign w:val="center"/>
          </w:tcPr>
          <w:p w14:paraId="66EB8C62" w14:textId="45E78D82" w:rsidR="008A79ED" w:rsidRPr="008A79ED" w:rsidRDefault="008A79ED" w:rsidP="005E7CD4">
            <w:pPr>
              <w:pStyle w:val="BodyText1"/>
              <w:spacing w:line="240" w:lineRule="auto"/>
              <w:rPr>
                <w:rPrChange w:id="15" w:author="Ethan Hotson" w:date="2019-02-27T15:18:00Z">
                  <w:rPr>
                    <w:rFonts w:cstheme="minorHAnsi"/>
                    <w:color w:val="008000"/>
                  </w:rPr>
                </w:rPrChange>
              </w:rPr>
            </w:pPr>
            <w:ins w:id="16" w:author="Ethan Hotson" w:date="2019-02-27T15:18:00Z">
              <w:r>
                <w:t>Tolerance=2</w:t>
              </w:r>
            </w:ins>
          </w:p>
        </w:tc>
        <w:tc>
          <w:tcPr>
            <w:tcW w:w="3870" w:type="dxa"/>
            <w:vAlign w:val="center"/>
          </w:tcPr>
          <w:p w14:paraId="75758056" w14:textId="65EBA752" w:rsidR="008A79ED" w:rsidRPr="000D6BA9" w:rsidRDefault="0009037C" w:rsidP="005E7CD4">
            <w:pPr>
              <w:pStyle w:val="BodyText1"/>
              <w:spacing w:line="240" w:lineRule="auto"/>
              <w:rPr>
                <w:rFonts w:cstheme="minorHAnsi"/>
                <w:color w:val="008000"/>
              </w:rPr>
            </w:pPr>
            <w:ins w:id="17" w:author="Ethan Hotson" w:date="2019-03-05T16:29:00Z">
              <w:r>
                <w:rPr>
                  <w:rFonts w:cstheme="minorHAnsi"/>
                  <w:color w:val="008000"/>
                </w:rPr>
                <w:t>Prints statement “Invalid tolerance”</w:t>
              </w:r>
            </w:ins>
          </w:p>
        </w:tc>
      </w:tr>
    </w:tbl>
    <w:p w14:paraId="4153C535" w14:textId="77777777" w:rsidR="00525CA4" w:rsidRPr="00EC2FD3" w:rsidRDefault="00525CA4" w:rsidP="00525CA4">
      <w:pPr>
        <w:pStyle w:val="Heading3"/>
      </w:pPr>
      <w:r>
        <w:t>Variable Tracking Table – by hand</w:t>
      </w:r>
    </w:p>
    <w:p w14:paraId="45C15CEB" w14:textId="26F419EF" w:rsidR="00525CA4" w:rsidRPr="00CB762B" w:rsidRDefault="00525CA4" w:rsidP="00525CA4">
      <w:pPr>
        <w:pStyle w:val="BodyText1"/>
        <w:rPr>
          <w:rFonts w:cstheme="minorHAnsi"/>
        </w:rPr>
      </w:pPr>
      <w:r>
        <w:t xml:space="preserve">Complete the necessary parts of this table for input arguments </w:t>
      </w:r>
      <w:r>
        <w:rPr>
          <w:rFonts w:ascii="Courier New" w:hAnsi="Courier New" w:cs="Courier New"/>
        </w:rPr>
        <w:t>(2.5</w:t>
      </w:r>
      <w:r w:rsidRPr="00C651CC">
        <w:rPr>
          <w:rFonts w:ascii="Courier New" w:hAnsi="Courier New" w:cs="Courier New"/>
        </w:rPr>
        <w:t>, 0.001)</w:t>
      </w:r>
      <w:r>
        <w:rPr>
          <w:rFonts w:cstheme="minorHAnsi"/>
        </w:rPr>
        <w:t>. Add rows as necessary.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2520"/>
        <w:gridCol w:w="3240"/>
        <w:gridCol w:w="1890"/>
      </w:tblGrid>
      <w:tr w:rsidR="00525CA4" w:rsidRPr="00C651CC" w14:paraId="3DB4B758" w14:textId="77777777" w:rsidTr="00525CA4">
        <w:trPr>
          <w:trHeight w:val="467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61674F8" w14:textId="77777777" w:rsidR="00525CA4" w:rsidRPr="00C651CC" w:rsidRDefault="00525CA4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46922084" w14:textId="77777777" w:rsidR="00525CA4" w:rsidRPr="00C651CC" w:rsidRDefault="00525CA4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</w:rPr>
            </w:pPr>
            <w:r w:rsidRPr="00C651CC">
              <w:rPr>
                <w:rFonts w:cstheme="minorHAnsi"/>
                <w:szCs w:val="20"/>
              </w:rPr>
              <w:t>nth term value</w:t>
            </w:r>
          </w:p>
        </w:tc>
        <w:tc>
          <w:tcPr>
            <w:tcW w:w="3240" w:type="dxa"/>
            <w:shd w:val="clear" w:color="auto" w:fill="D9D9D9" w:themeFill="background1" w:themeFillShade="D9"/>
            <w:vAlign w:val="center"/>
          </w:tcPr>
          <w:p w14:paraId="6EF63A4C" w14:textId="77777777" w:rsidR="00525CA4" w:rsidRPr="00C651CC" w:rsidRDefault="00525CA4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>
              <w:rPr>
                <w:szCs w:val="20"/>
                <w:lang w:eastAsia="ko-KR"/>
              </w:rPr>
              <w:t>cos</w:t>
            </w:r>
            <w:r w:rsidRPr="00C651CC">
              <w:rPr>
                <w:szCs w:val="20"/>
                <w:lang w:eastAsia="ko-KR"/>
              </w:rPr>
              <w:t>(</w:t>
            </w:r>
            <w:r w:rsidRPr="00C651CC">
              <w:rPr>
                <w:i/>
                <w:szCs w:val="20"/>
                <w:lang w:eastAsia="ko-KR"/>
              </w:rPr>
              <w:t>x</w:t>
            </w:r>
            <w:r w:rsidRPr="00C651CC">
              <w:rPr>
                <w:szCs w:val="20"/>
                <w:lang w:eastAsia="ko-KR"/>
              </w:rPr>
              <w:t>)</w:t>
            </w:r>
            <w:r w:rsidRPr="00C651CC">
              <w:rPr>
                <w:rFonts w:cstheme="minorHAnsi"/>
                <w:szCs w:val="20"/>
                <w:lang w:eastAsia="ko-KR"/>
              </w:rPr>
              <w:t xml:space="preserve"> approximation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276759" w14:textId="77777777" w:rsidR="00525CA4" w:rsidRPr="00C651CC" w:rsidRDefault="00525CA4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</w:rPr>
            </w:pPr>
            <w:r w:rsidRPr="00C651CC">
              <w:rPr>
                <w:rFonts w:cstheme="minorHAnsi"/>
                <w:szCs w:val="20"/>
              </w:rPr>
              <w:t>Number of Terms</w:t>
            </w:r>
          </w:p>
        </w:tc>
      </w:tr>
      <w:tr w:rsidR="00525CA4" w:rsidRPr="00085B3F" w14:paraId="203F08EF" w14:textId="77777777" w:rsidTr="00525CA4">
        <w:trPr>
          <w:trHeight w:val="533"/>
        </w:trPr>
        <w:tc>
          <w:tcPr>
            <w:tcW w:w="1710" w:type="dxa"/>
            <w:vAlign w:val="center"/>
          </w:tcPr>
          <w:p w14:paraId="58EA881A" w14:textId="77777777" w:rsidR="00525CA4" w:rsidRPr="00C16F08" w:rsidRDefault="00525CA4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>
              <w:rPr>
                <w:rFonts w:cstheme="minorHAnsi"/>
                <w:szCs w:val="20"/>
                <w:lang w:eastAsia="ko-KR"/>
              </w:rPr>
              <w:t>Initialization</w:t>
            </w:r>
          </w:p>
        </w:tc>
        <w:tc>
          <w:tcPr>
            <w:tcW w:w="2520" w:type="dxa"/>
            <w:vAlign w:val="center"/>
          </w:tcPr>
          <w:p w14:paraId="3874452E" w14:textId="3656B203" w:rsidR="00525CA4" w:rsidRPr="000D6BA9" w:rsidRDefault="0009037C" w:rsidP="00525CA4">
            <w:pPr>
              <w:pStyle w:val="BodyText1"/>
              <w:jc w:val="center"/>
              <w:rPr>
                <w:color w:val="008000"/>
                <w:szCs w:val="20"/>
                <w:lang w:eastAsia="ko-KR"/>
              </w:rPr>
            </w:pPr>
            <w:ins w:id="18" w:author="Ethan Hotson" w:date="2019-03-05T16:38:00Z">
              <w:r>
                <w:rPr>
                  <w:color w:val="008000"/>
                  <w:szCs w:val="20"/>
                  <w:lang w:eastAsia="ko-KR"/>
                </w:rPr>
                <w:t>1</w:t>
              </w:r>
            </w:ins>
          </w:p>
        </w:tc>
        <w:tc>
          <w:tcPr>
            <w:tcW w:w="3240" w:type="dxa"/>
            <w:vAlign w:val="center"/>
          </w:tcPr>
          <w:p w14:paraId="5F8ED997" w14:textId="4277D029" w:rsidR="00525CA4" w:rsidRPr="000D6BA9" w:rsidRDefault="0009037C" w:rsidP="00525CA4">
            <w:pPr>
              <w:pStyle w:val="BodyText1"/>
              <w:jc w:val="center"/>
              <w:rPr>
                <w:color w:val="008000"/>
                <w:szCs w:val="20"/>
              </w:rPr>
            </w:pPr>
            <w:ins w:id="19" w:author="Ethan Hotson" w:date="2019-03-05T16:32:00Z">
              <w:r>
                <w:rPr>
                  <w:color w:val="008000"/>
                  <w:szCs w:val="20"/>
                </w:rPr>
                <w:t>1</w:t>
              </w:r>
            </w:ins>
          </w:p>
        </w:tc>
        <w:tc>
          <w:tcPr>
            <w:tcW w:w="1890" w:type="dxa"/>
            <w:vAlign w:val="center"/>
          </w:tcPr>
          <w:p w14:paraId="063E5492" w14:textId="347AE6CA" w:rsidR="00525CA4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</w:rPr>
            </w:pPr>
            <w:ins w:id="20" w:author="Ethan Hotson" w:date="2019-03-05T16:43:00Z">
              <w:r>
                <w:rPr>
                  <w:color w:val="008000"/>
                  <w:szCs w:val="20"/>
                </w:rPr>
                <w:t>0</w:t>
              </w:r>
            </w:ins>
          </w:p>
        </w:tc>
      </w:tr>
      <w:tr w:rsidR="00525CA4" w:rsidRPr="00085B3F" w14:paraId="686851AB" w14:textId="77777777" w:rsidTr="00525CA4">
        <w:trPr>
          <w:trHeight w:val="533"/>
        </w:trPr>
        <w:tc>
          <w:tcPr>
            <w:tcW w:w="1710" w:type="dxa"/>
            <w:vAlign w:val="center"/>
          </w:tcPr>
          <w:p w14:paraId="2D466C87" w14:textId="77777777" w:rsidR="00525CA4" w:rsidRPr="00C16F08" w:rsidRDefault="00525CA4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>
              <w:rPr>
                <w:rFonts w:cstheme="minorHAnsi"/>
                <w:szCs w:val="20"/>
                <w:lang w:eastAsia="ko-KR"/>
              </w:rPr>
              <w:t xml:space="preserve">Iteration </w:t>
            </w:r>
            <w:r w:rsidRPr="00C16F08">
              <w:rPr>
                <w:rFonts w:cstheme="minorHAnsi"/>
                <w:szCs w:val="20"/>
                <w:lang w:eastAsia="ko-KR"/>
              </w:rPr>
              <w:t>1</w:t>
            </w:r>
          </w:p>
        </w:tc>
        <w:tc>
          <w:tcPr>
            <w:tcW w:w="2520" w:type="dxa"/>
            <w:vAlign w:val="center"/>
          </w:tcPr>
          <w:p w14:paraId="01BE3743" w14:textId="316AF5C2" w:rsidR="00525CA4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  <w:lang w:eastAsia="ko-KR"/>
              </w:rPr>
            </w:pPr>
            <w:ins w:id="21" w:author="Ethan Hotson" w:date="2019-03-05T16:46:00Z">
              <w:r>
                <w:rPr>
                  <w:color w:val="008000"/>
                  <w:szCs w:val="20"/>
                  <w:lang w:eastAsia="ko-KR"/>
                </w:rPr>
                <w:t>-</w:t>
              </w:r>
            </w:ins>
            <w:ins w:id="22" w:author="Ethan Hotson" w:date="2019-03-05T16:38:00Z">
              <w:r>
                <w:rPr>
                  <w:color w:val="008000"/>
                  <w:szCs w:val="20"/>
                  <w:lang w:eastAsia="ko-KR"/>
                </w:rPr>
                <w:t>3.125</w:t>
              </w:r>
            </w:ins>
          </w:p>
        </w:tc>
        <w:tc>
          <w:tcPr>
            <w:tcW w:w="3240" w:type="dxa"/>
            <w:vAlign w:val="center"/>
          </w:tcPr>
          <w:p w14:paraId="795AAC00" w14:textId="6C96B23F" w:rsidR="00525CA4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</w:rPr>
            </w:pPr>
            <w:ins w:id="23" w:author="Ethan Hotson" w:date="2019-03-05T16:38:00Z">
              <w:r>
                <w:rPr>
                  <w:color w:val="008000"/>
                  <w:szCs w:val="20"/>
                </w:rPr>
                <w:t>-2.125</w:t>
              </w:r>
            </w:ins>
          </w:p>
        </w:tc>
        <w:tc>
          <w:tcPr>
            <w:tcW w:w="1890" w:type="dxa"/>
            <w:vAlign w:val="center"/>
          </w:tcPr>
          <w:p w14:paraId="268571B7" w14:textId="68AC4C23" w:rsidR="00525CA4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</w:rPr>
            </w:pPr>
            <w:ins w:id="24" w:author="Ethan Hotson" w:date="2019-03-05T16:43:00Z">
              <w:r>
                <w:rPr>
                  <w:color w:val="008000"/>
                  <w:szCs w:val="20"/>
                </w:rPr>
                <w:t>1</w:t>
              </w:r>
            </w:ins>
          </w:p>
        </w:tc>
      </w:tr>
      <w:tr w:rsidR="000D6BA9" w:rsidRPr="00085B3F" w14:paraId="660E7744" w14:textId="77777777" w:rsidTr="00525CA4">
        <w:trPr>
          <w:trHeight w:val="533"/>
        </w:trPr>
        <w:tc>
          <w:tcPr>
            <w:tcW w:w="1710" w:type="dxa"/>
            <w:vAlign w:val="center"/>
          </w:tcPr>
          <w:p w14:paraId="54C6A398" w14:textId="4CC8A3FC" w:rsidR="000D6BA9" w:rsidRPr="000D6BA9" w:rsidRDefault="0009037C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8000"/>
                <w:szCs w:val="20"/>
                <w:lang w:eastAsia="ko-KR"/>
              </w:rPr>
            </w:pPr>
            <w:ins w:id="25" w:author="Ethan Hotson" w:date="2019-03-05T16:33:00Z">
              <w:r>
                <w:rPr>
                  <w:rFonts w:cstheme="minorHAnsi"/>
                  <w:color w:val="008000"/>
                  <w:szCs w:val="20"/>
                  <w:lang w:eastAsia="ko-KR"/>
                </w:rPr>
                <w:t>Iteration 2</w:t>
              </w:r>
            </w:ins>
          </w:p>
        </w:tc>
        <w:tc>
          <w:tcPr>
            <w:tcW w:w="2520" w:type="dxa"/>
            <w:vAlign w:val="center"/>
          </w:tcPr>
          <w:p w14:paraId="637EE22C" w14:textId="1CFAD9D7" w:rsidR="000D6BA9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  <w:lang w:eastAsia="ko-KR"/>
              </w:rPr>
            </w:pPr>
            <w:ins w:id="26" w:author="Ethan Hotson" w:date="2019-03-05T16:40:00Z">
              <w:r>
                <w:rPr>
                  <w:color w:val="008000"/>
                  <w:szCs w:val="20"/>
                  <w:lang w:eastAsia="ko-KR"/>
                </w:rPr>
                <w:t>1.627604167</w:t>
              </w:r>
            </w:ins>
          </w:p>
        </w:tc>
        <w:tc>
          <w:tcPr>
            <w:tcW w:w="3240" w:type="dxa"/>
            <w:vAlign w:val="center"/>
          </w:tcPr>
          <w:p w14:paraId="15B797AA" w14:textId="62321146" w:rsidR="000D6BA9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</w:rPr>
            </w:pPr>
            <w:ins w:id="27" w:author="Ethan Hotson" w:date="2019-03-05T16:40:00Z">
              <w:r>
                <w:rPr>
                  <w:color w:val="008000"/>
                  <w:szCs w:val="20"/>
                </w:rPr>
                <w:t>-0.497395833</w:t>
              </w:r>
            </w:ins>
          </w:p>
        </w:tc>
        <w:tc>
          <w:tcPr>
            <w:tcW w:w="1890" w:type="dxa"/>
            <w:vAlign w:val="center"/>
          </w:tcPr>
          <w:p w14:paraId="3F421AE4" w14:textId="3CCD0207" w:rsidR="000D6BA9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</w:rPr>
            </w:pPr>
            <w:ins w:id="28" w:author="Ethan Hotson" w:date="2019-03-05T16:43:00Z">
              <w:r>
                <w:rPr>
                  <w:color w:val="008000"/>
                  <w:szCs w:val="20"/>
                </w:rPr>
                <w:t>2</w:t>
              </w:r>
            </w:ins>
          </w:p>
        </w:tc>
      </w:tr>
      <w:tr w:rsidR="0009037C" w:rsidRPr="00085B3F" w14:paraId="75CF7E03" w14:textId="77777777" w:rsidTr="00525CA4">
        <w:trPr>
          <w:trHeight w:val="533"/>
        </w:trPr>
        <w:tc>
          <w:tcPr>
            <w:tcW w:w="1710" w:type="dxa"/>
            <w:vAlign w:val="center"/>
          </w:tcPr>
          <w:p w14:paraId="6A084BB2" w14:textId="193D4D28" w:rsidR="0009037C" w:rsidRDefault="0009037C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8000"/>
                <w:szCs w:val="20"/>
                <w:lang w:eastAsia="ko-KR"/>
              </w:rPr>
            </w:pPr>
            <w:r>
              <w:rPr>
                <w:rFonts w:cstheme="minorHAnsi"/>
                <w:color w:val="008000"/>
                <w:szCs w:val="20"/>
                <w:lang w:eastAsia="ko-KR"/>
              </w:rPr>
              <w:lastRenderedPageBreak/>
              <w:t>Iteration 3</w:t>
            </w:r>
          </w:p>
        </w:tc>
        <w:tc>
          <w:tcPr>
            <w:tcW w:w="2520" w:type="dxa"/>
            <w:vAlign w:val="center"/>
          </w:tcPr>
          <w:p w14:paraId="5B4CE891" w14:textId="52E189A9" w:rsidR="0009037C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  <w:lang w:eastAsia="ko-KR"/>
              </w:rPr>
            </w:pPr>
            <w:ins w:id="29" w:author="Ethan Hotson" w:date="2019-03-05T16:46:00Z">
              <w:r>
                <w:rPr>
                  <w:color w:val="008000"/>
                  <w:szCs w:val="20"/>
                  <w:lang w:eastAsia="ko-KR"/>
                </w:rPr>
                <w:t>-</w:t>
              </w:r>
            </w:ins>
            <w:ins w:id="30" w:author="Ethan Hotson" w:date="2019-03-05T16:42:00Z">
              <w:r>
                <w:rPr>
                  <w:color w:val="008000"/>
                  <w:szCs w:val="20"/>
                  <w:lang w:eastAsia="ko-KR"/>
                </w:rPr>
                <w:t>0.3390842014</w:t>
              </w:r>
            </w:ins>
          </w:p>
        </w:tc>
        <w:tc>
          <w:tcPr>
            <w:tcW w:w="3240" w:type="dxa"/>
            <w:vAlign w:val="center"/>
          </w:tcPr>
          <w:p w14:paraId="3082FB03" w14:textId="1F1D9CE7" w:rsidR="0009037C" w:rsidRPr="000D6BA9" w:rsidRDefault="00872BC8" w:rsidP="00525CA4">
            <w:pPr>
              <w:pStyle w:val="BodyText1"/>
              <w:jc w:val="center"/>
              <w:rPr>
                <w:color w:val="008000"/>
                <w:szCs w:val="20"/>
              </w:rPr>
            </w:pPr>
            <w:ins w:id="31" w:author="Ethan Hotson" w:date="2019-03-05T16:42:00Z">
              <w:r>
                <w:rPr>
                  <w:color w:val="008000"/>
                  <w:szCs w:val="20"/>
                </w:rPr>
                <w:t>-0</w:t>
              </w:r>
            </w:ins>
            <w:ins w:id="32" w:author="Ethan Hotson" w:date="2019-03-05T16:43:00Z">
              <w:r>
                <w:rPr>
                  <w:color w:val="008000"/>
                  <w:szCs w:val="20"/>
                </w:rPr>
                <w:t>.8364800344</w:t>
              </w:r>
            </w:ins>
          </w:p>
        </w:tc>
        <w:tc>
          <w:tcPr>
            <w:tcW w:w="1890" w:type="dxa"/>
            <w:vAlign w:val="center"/>
          </w:tcPr>
          <w:p w14:paraId="2BE470FE" w14:textId="1FD3984B" w:rsidR="0009037C" w:rsidRDefault="00872BC8" w:rsidP="00525CA4">
            <w:pPr>
              <w:pStyle w:val="BodyText1"/>
              <w:jc w:val="center"/>
              <w:rPr>
                <w:color w:val="008000"/>
                <w:szCs w:val="20"/>
              </w:rPr>
            </w:pPr>
            <w:ins w:id="33" w:author="Ethan Hotson" w:date="2019-03-05T16:43:00Z">
              <w:r>
                <w:rPr>
                  <w:color w:val="008000"/>
                  <w:szCs w:val="20"/>
                </w:rPr>
                <w:t>3</w:t>
              </w:r>
            </w:ins>
            <w:del w:id="34" w:author="Ethan Hotson" w:date="2019-03-05T16:43:00Z">
              <w:r w:rsidR="0009037C" w:rsidDel="00872BC8">
                <w:rPr>
                  <w:color w:val="008000"/>
                  <w:szCs w:val="20"/>
                </w:rPr>
                <w:delText>4</w:delText>
              </w:r>
            </w:del>
          </w:p>
        </w:tc>
      </w:tr>
      <w:tr w:rsidR="00872BC8" w:rsidRPr="00085B3F" w14:paraId="71989901" w14:textId="77777777" w:rsidTr="00525CA4">
        <w:trPr>
          <w:trHeight w:val="533"/>
          <w:ins w:id="35" w:author="Ethan Hotson" w:date="2019-03-05T16:42:00Z"/>
        </w:trPr>
        <w:tc>
          <w:tcPr>
            <w:tcW w:w="1710" w:type="dxa"/>
            <w:vAlign w:val="center"/>
          </w:tcPr>
          <w:p w14:paraId="4B62F4E8" w14:textId="347144A3" w:rsidR="00872BC8" w:rsidRDefault="00872BC8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ins w:id="36" w:author="Ethan Hotson" w:date="2019-03-05T16:42:00Z"/>
                <w:rFonts w:cstheme="minorHAnsi"/>
                <w:color w:val="008000"/>
                <w:szCs w:val="20"/>
                <w:lang w:eastAsia="ko-KR"/>
              </w:rPr>
            </w:pPr>
            <w:ins w:id="37" w:author="Ethan Hotson" w:date="2019-03-05T16:42:00Z">
              <w:r>
                <w:rPr>
                  <w:rFonts w:cstheme="minorHAnsi"/>
                  <w:color w:val="008000"/>
                  <w:szCs w:val="20"/>
                  <w:lang w:eastAsia="ko-KR"/>
                </w:rPr>
                <w:t>Iteration 4</w:t>
              </w:r>
            </w:ins>
          </w:p>
        </w:tc>
        <w:tc>
          <w:tcPr>
            <w:tcW w:w="2520" w:type="dxa"/>
            <w:vAlign w:val="center"/>
          </w:tcPr>
          <w:p w14:paraId="2E5A57DA" w14:textId="219D8D89" w:rsidR="00872BC8" w:rsidRPr="000D6BA9" w:rsidRDefault="00872BC8" w:rsidP="00525CA4">
            <w:pPr>
              <w:pStyle w:val="BodyText1"/>
              <w:jc w:val="center"/>
              <w:rPr>
                <w:ins w:id="38" w:author="Ethan Hotson" w:date="2019-03-05T16:42:00Z"/>
                <w:color w:val="008000"/>
                <w:szCs w:val="20"/>
                <w:lang w:eastAsia="ko-KR"/>
              </w:rPr>
            </w:pPr>
            <w:ins w:id="39" w:author="Ethan Hotson" w:date="2019-03-05T16:44:00Z">
              <w:r>
                <w:rPr>
                  <w:color w:val="008000"/>
                  <w:szCs w:val="20"/>
                  <w:lang w:eastAsia="ko-KR"/>
                </w:rPr>
                <w:t>0.0378442189</w:t>
              </w:r>
            </w:ins>
          </w:p>
        </w:tc>
        <w:tc>
          <w:tcPr>
            <w:tcW w:w="3240" w:type="dxa"/>
            <w:vAlign w:val="center"/>
          </w:tcPr>
          <w:p w14:paraId="5AE90B6E" w14:textId="5E31FE01" w:rsidR="00872BC8" w:rsidRPr="000D6BA9" w:rsidRDefault="00872BC8" w:rsidP="00525CA4">
            <w:pPr>
              <w:pStyle w:val="BodyText1"/>
              <w:jc w:val="center"/>
              <w:rPr>
                <w:ins w:id="40" w:author="Ethan Hotson" w:date="2019-03-05T16:42:00Z"/>
                <w:color w:val="008000"/>
                <w:szCs w:val="20"/>
              </w:rPr>
            </w:pPr>
            <w:ins w:id="41" w:author="Ethan Hotson" w:date="2019-03-05T16:44:00Z">
              <w:r>
                <w:rPr>
                  <w:color w:val="008000"/>
                  <w:szCs w:val="20"/>
                </w:rPr>
                <w:t>-0.7986</w:t>
              </w:r>
            </w:ins>
            <w:ins w:id="42" w:author="Ethan Hotson" w:date="2019-03-05T16:45:00Z">
              <w:r>
                <w:rPr>
                  <w:color w:val="008000"/>
                  <w:szCs w:val="20"/>
                </w:rPr>
                <w:t>358155</w:t>
              </w:r>
            </w:ins>
          </w:p>
        </w:tc>
        <w:tc>
          <w:tcPr>
            <w:tcW w:w="1890" w:type="dxa"/>
            <w:vAlign w:val="center"/>
          </w:tcPr>
          <w:p w14:paraId="39684E82" w14:textId="13862F3E" w:rsidR="00872BC8" w:rsidRDefault="00872BC8" w:rsidP="00525CA4">
            <w:pPr>
              <w:pStyle w:val="BodyText1"/>
              <w:jc w:val="center"/>
              <w:rPr>
                <w:ins w:id="43" w:author="Ethan Hotson" w:date="2019-03-05T16:42:00Z"/>
                <w:color w:val="008000"/>
                <w:szCs w:val="20"/>
              </w:rPr>
            </w:pPr>
            <w:ins w:id="44" w:author="Ethan Hotson" w:date="2019-03-05T16:43:00Z">
              <w:r>
                <w:rPr>
                  <w:color w:val="008000"/>
                  <w:szCs w:val="20"/>
                </w:rPr>
                <w:t>4</w:t>
              </w:r>
            </w:ins>
          </w:p>
        </w:tc>
      </w:tr>
      <w:tr w:rsidR="00872BC8" w:rsidRPr="00085B3F" w14:paraId="52646B89" w14:textId="77777777" w:rsidTr="00525CA4">
        <w:trPr>
          <w:trHeight w:val="533"/>
          <w:ins w:id="45" w:author="Ethan Hotson" w:date="2019-03-05T16:45:00Z"/>
        </w:trPr>
        <w:tc>
          <w:tcPr>
            <w:tcW w:w="1710" w:type="dxa"/>
            <w:vAlign w:val="center"/>
          </w:tcPr>
          <w:p w14:paraId="7595ABCD" w14:textId="57A14B5B" w:rsidR="00872BC8" w:rsidRDefault="00872BC8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ins w:id="46" w:author="Ethan Hotson" w:date="2019-03-05T16:45:00Z"/>
                <w:rFonts w:cstheme="minorHAnsi"/>
                <w:color w:val="008000"/>
                <w:szCs w:val="20"/>
                <w:lang w:eastAsia="ko-KR"/>
              </w:rPr>
            </w:pPr>
            <w:ins w:id="47" w:author="Ethan Hotson" w:date="2019-03-05T16:45:00Z">
              <w:r>
                <w:rPr>
                  <w:rFonts w:cstheme="minorHAnsi"/>
                  <w:color w:val="008000"/>
                  <w:szCs w:val="20"/>
                  <w:lang w:eastAsia="ko-KR"/>
                </w:rPr>
                <w:t>Iteration 5</w:t>
              </w:r>
            </w:ins>
          </w:p>
        </w:tc>
        <w:tc>
          <w:tcPr>
            <w:tcW w:w="2520" w:type="dxa"/>
            <w:vAlign w:val="center"/>
          </w:tcPr>
          <w:p w14:paraId="09ECCEB0" w14:textId="15755F9B" w:rsidR="00872BC8" w:rsidRDefault="00872BC8" w:rsidP="00525CA4">
            <w:pPr>
              <w:pStyle w:val="BodyText1"/>
              <w:jc w:val="center"/>
              <w:rPr>
                <w:ins w:id="48" w:author="Ethan Hotson" w:date="2019-03-05T16:45:00Z"/>
                <w:color w:val="008000"/>
                <w:szCs w:val="20"/>
                <w:lang w:eastAsia="ko-KR"/>
              </w:rPr>
            </w:pPr>
            <w:ins w:id="49" w:author="Ethan Hotson" w:date="2019-03-05T16:46:00Z">
              <w:r>
                <w:rPr>
                  <w:color w:val="008000"/>
                  <w:szCs w:val="20"/>
                  <w:lang w:eastAsia="ko-KR"/>
                </w:rPr>
                <w:t>-0.0026280708</w:t>
              </w:r>
            </w:ins>
          </w:p>
        </w:tc>
        <w:tc>
          <w:tcPr>
            <w:tcW w:w="3240" w:type="dxa"/>
            <w:vAlign w:val="center"/>
          </w:tcPr>
          <w:p w14:paraId="5CC1E91D" w14:textId="108F794B" w:rsidR="00872BC8" w:rsidRDefault="00872BC8" w:rsidP="00525CA4">
            <w:pPr>
              <w:pStyle w:val="BodyText1"/>
              <w:jc w:val="center"/>
              <w:rPr>
                <w:ins w:id="50" w:author="Ethan Hotson" w:date="2019-03-05T16:45:00Z"/>
                <w:color w:val="008000"/>
                <w:szCs w:val="20"/>
              </w:rPr>
            </w:pPr>
            <w:ins w:id="51" w:author="Ethan Hotson" w:date="2019-03-05T16:47:00Z">
              <w:r>
                <w:rPr>
                  <w:color w:val="008000"/>
                  <w:szCs w:val="20"/>
                </w:rPr>
                <w:t>-0.8012638863</w:t>
              </w:r>
            </w:ins>
          </w:p>
        </w:tc>
        <w:tc>
          <w:tcPr>
            <w:tcW w:w="1890" w:type="dxa"/>
            <w:vAlign w:val="center"/>
          </w:tcPr>
          <w:p w14:paraId="1618D9B3" w14:textId="61D4B9F3" w:rsidR="00872BC8" w:rsidRDefault="00872BC8" w:rsidP="00525CA4">
            <w:pPr>
              <w:pStyle w:val="BodyText1"/>
              <w:jc w:val="center"/>
              <w:rPr>
                <w:ins w:id="52" w:author="Ethan Hotson" w:date="2019-03-05T16:45:00Z"/>
                <w:color w:val="008000"/>
                <w:szCs w:val="20"/>
              </w:rPr>
            </w:pPr>
            <w:ins w:id="53" w:author="Ethan Hotson" w:date="2019-03-05T16:45:00Z">
              <w:r>
                <w:rPr>
                  <w:color w:val="008000"/>
                  <w:szCs w:val="20"/>
                </w:rPr>
                <w:t>5</w:t>
              </w:r>
            </w:ins>
          </w:p>
        </w:tc>
      </w:tr>
      <w:tr w:rsidR="00872BC8" w:rsidRPr="00085B3F" w14:paraId="4A978139" w14:textId="77777777" w:rsidTr="00525CA4">
        <w:trPr>
          <w:trHeight w:val="533"/>
          <w:ins w:id="54" w:author="Ethan Hotson" w:date="2019-03-05T16:47:00Z"/>
        </w:trPr>
        <w:tc>
          <w:tcPr>
            <w:tcW w:w="1710" w:type="dxa"/>
            <w:vAlign w:val="center"/>
          </w:tcPr>
          <w:p w14:paraId="6E9DE8F6" w14:textId="35A23AC2" w:rsidR="00872BC8" w:rsidRDefault="00872BC8" w:rsidP="00525CA4">
            <w:pPr>
              <w:widowControl w:val="0"/>
              <w:autoSpaceDE w:val="0"/>
              <w:autoSpaceDN w:val="0"/>
              <w:adjustRightInd w:val="0"/>
              <w:jc w:val="center"/>
              <w:rPr>
                <w:ins w:id="55" w:author="Ethan Hotson" w:date="2019-03-05T16:47:00Z"/>
                <w:rFonts w:cstheme="minorHAnsi"/>
                <w:color w:val="008000"/>
                <w:szCs w:val="20"/>
                <w:lang w:eastAsia="ko-KR"/>
              </w:rPr>
            </w:pPr>
            <w:ins w:id="56" w:author="Ethan Hotson" w:date="2019-03-05T16:47:00Z">
              <w:r>
                <w:rPr>
                  <w:rFonts w:cstheme="minorHAnsi"/>
                  <w:color w:val="008000"/>
                  <w:szCs w:val="20"/>
                  <w:lang w:eastAsia="ko-KR"/>
                </w:rPr>
                <w:t>Iteration 6</w:t>
              </w:r>
            </w:ins>
          </w:p>
        </w:tc>
        <w:tc>
          <w:tcPr>
            <w:tcW w:w="2520" w:type="dxa"/>
            <w:vAlign w:val="center"/>
          </w:tcPr>
          <w:p w14:paraId="3AFF0A39" w14:textId="2B5BB4E5" w:rsidR="00872BC8" w:rsidRDefault="00872BC8" w:rsidP="00525CA4">
            <w:pPr>
              <w:pStyle w:val="BodyText1"/>
              <w:jc w:val="center"/>
              <w:rPr>
                <w:ins w:id="57" w:author="Ethan Hotson" w:date="2019-03-05T16:47:00Z"/>
                <w:color w:val="008000"/>
                <w:szCs w:val="20"/>
                <w:lang w:eastAsia="ko-KR"/>
              </w:rPr>
            </w:pPr>
            <w:ins w:id="58" w:author="Ethan Hotson" w:date="2019-03-05T16:48:00Z">
              <w:r>
                <w:rPr>
                  <w:color w:val="008000"/>
                  <w:szCs w:val="20"/>
                  <w:lang w:eastAsia="ko-KR"/>
                </w:rPr>
                <w:t>0.000</w:t>
              </w:r>
              <w:r w:rsidR="00A44474">
                <w:rPr>
                  <w:color w:val="008000"/>
                  <w:szCs w:val="20"/>
                  <w:lang w:eastAsia="ko-KR"/>
                </w:rPr>
                <w:t>1244351684</w:t>
              </w:r>
            </w:ins>
          </w:p>
        </w:tc>
        <w:tc>
          <w:tcPr>
            <w:tcW w:w="3240" w:type="dxa"/>
            <w:vAlign w:val="center"/>
          </w:tcPr>
          <w:p w14:paraId="6537F310" w14:textId="73168EE1" w:rsidR="00872BC8" w:rsidRDefault="00A44474" w:rsidP="00525CA4">
            <w:pPr>
              <w:pStyle w:val="BodyText1"/>
              <w:jc w:val="center"/>
              <w:rPr>
                <w:ins w:id="59" w:author="Ethan Hotson" w:date="2019-03-05T16:47:00Z"/>
                <w:color w:val="008000"/>
                <w:szCs w:val="20"/>
              </w:rPr>
            </w:pPr>
            <w:ins w:id="60" w:author="Ethan Hotson" w:date="2019-03-05T16:48:00Z">
              <w:r>
                <w:rPr>
                  <w:color w:val="008000"/>
                  <w:szCs w:val="20"/>
                </w:rPr>
                <w:t>-0.80</w:t>
              </w:r>
            </w:ins>
            <w:ins w:id="61" w:author="Ethan Hotson" w:date="2019-03-05T16:49:00Z">
              <w:r>
                <w:rPr>
                  <w:color w:val="008000"/>
                  <w:szCs w:val="20"/>
                </w:rPr>
                <w:t>11394511</w:t>
              </w:r>
            </w:ins>
          </w:p>
        </w:tc>
        <w:tc>
          <w:tcPr>
            <w:tcW w:w="1890" w:type="dxa"/>
            <w:vAlign w:val="center"/>
          </w:tcPr>
          <w:p w14:paraId="2E749C28" w14:textId="43743716" w:rsidR="00872BC8" w:rsidRDefault="00A44474" w:rsidP="00525CA4">
            <w:pPr>
              <w:pStyle w:val="BodyText1"/>
              <w:jc w:val="center"/>
              <w:rPr>
                <w:ins w:id="62" w:author="Ethan Hotson" w:date="2019-03-05T16:47:00Z"/>
                <w:color w:val="008000"/>
                <w:szCs w:val="20"/>
              </w:rPr>
            </w:pPr>
            <w:ins w:id="63" w:author="Ethan Hotson" w:date="2019-03-05T16:49:00Z">
              <w:r>
                <w:rPr>
                  <w:color w:val="008000"/>
                  <w:szCs w:val="20"/>
                </w:rPr>
                <w:t>6</w:t>
              </w:r>
            </w:ins>
          </w:p>
        </w:tc>
      </w:tr>
    </w:tbl>
    <w:p w14:paraId="120D1423" w14:textId="77777777" w:rsidR="00DB67AA" w:rsidRDefault="00DB67AA" w:rsidP="005E7CD4">
      <w:pPr>
        <w:pStyle w:val="BodyText1"/>
      </w:pPr>
    </w:p>
    <w:p w14:paraId="191F48E4" w14:textId="77777777" w:rsidR="002F0A21" w:rsidRDefault="002F0A21">
      <w:pPr>
        <w:spacing w:after="160" w:line="259" w:lineRule="auto"/>
        <w:rPr>
          <w:rFonts w:cs="Arial"/>
          <w:szCs w:val="22"/>
        </w:rPr>
      </w:pPr>
    </w:p>
    <w:p w14:paraId="2048285F" w14:textId="2D943DC0" w:rsidR="000473E3" w:rsidRDefault="000473E3">
      <w:pPr>
        <w:spacing w:after="160" w:line="259" w:lineRule="auto"/>
      </w:pPr>
      <w:r>
        <w:br w:type="page"/>
      </w:r>
    </w:p>
    <w:p w14:paraId="48618178" w14:textId="4F7A94FF" w:rsidR="000473E3" w:rsidRPr="00C26527" w:rsidRDefault="000D6BA9" w:rsidP="000D6BA9">
      <w:pPr>
        <w:pStyle w:val="Heading2"/>
        <w:numPr>
          <w:ilvl w:val="0"/>
          <w:numId w:val="12"/>
        </w:numPr>
      </w:pPr>
      <w:r>
        <w:lastRenderedPageBreak/>
        <w:t>Infinite Fin Model</w:t>
      </w:r>
    </w:p>
    <w:p w14:paraId="5FB0A492" w14:textId="60E95BA5" w:rsidR="000473E3" w:rsidRPr="000473E3" w:rsidRDefault="00CC0895" w:rsidP="000473E3">
      <w:pPr>
        <w:pStyle w:val="individual"/>
      </w:pPr>
      <w:r>
        <w:t>Individual</w:t>
      </w:r>
    </w:p>
    <w:p w14:paraId="19C87561" w14:textId="09CBEAE3" w:rsidR="00C52E5D" w:rsidRDefault="00B51A6D" w:rsidP="000473E3">
      <w:pPr>
        <w:pStyle w:val="Heading3"/>
      </w:pPr>
      <w:r>
        <w:t>Flowchart for PS08_fin_length</w:t>
      </w:r>
    </w:p>
    <w:p w14:paraId="0E7CF99F" w14:textId="61B504DD" w:rsidR="00C52E5D" w:rsidDel="00F73BF3" w:rsidRDefault="00F73BF3" w:rsidP="00C52E5D">
      <w:pPr>
        <w:pStyle w:val="Heading3"/>
        <w:rPr>
          <w:del w:id="64" w:author="Ethan Hotson" w:date="2019-03-06T00:10:00Z"/>
          <w:i/>
          <w:color w:val="0070C0"/>
        </w:rPr>
      </w:pPr>
      <w:ins w:id="65" w:author="Ethan Hotson" w:date="2019-03-06T00:11:00Z">
        <w:r>
          <w:rPr>
            <w:i/>
            <w:noProof/>
            <w:color w:val="0070C0"/>
          </w:rPr>
          <w:drawing>
            <wp:inline distT="0" distB="0" distL="0" distR="0" wp14:anchorId="31E494A0" wp14:editId="7CE7BFC6">
              <wp:extent cx="4040505" cy="5387340"/>
              <wp:effectExtent l="0" t="0" r="0" b="381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G_0175.jpg"/>
                      <pic:cNvPicPr/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40505" cy="53873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66" w:author="Ethan Hotson" w:date="2019-03-06T00:10:00Z">
        <w:r w:rsidR="00B139E6" w:rsidRPr="00B139E6" w:rsidDel="00F73BF3">
          <w:rPr>
            <w:i/>
            <w:color w:val="0070C0"/>
          </w:rPr>
          <w:delText>&lt;insert flowchart here&gt;</w:delText>
        </w:r>
      </w:del>
    </w:p>
    <w:p w14:paraId="78888EE3" w14:textId="77777777" w:rsidR="00F73BF3" w:rsidRPr="00F73BF3" w:rsidRDefault="00F73BF3" w:rsidP="00F73BF3">
      <w:pPr>
        <w:rPr>
          <w:ins w:id="67" w:author="Ethan Hotson" w:date="2019-03-06T00:11:00Z"/>
          <w:rPrChange w:id="68" w:author="Ethan Hotson" w:date="2019-03-06T00:11:00Z">
            <w:rPr>
              <w:ins w:id="69" w:author="Ethan Hotson" w:date="2019-03-06T00:11:00Z"/>
              <w:i/>
              <w:color w:val="0070C0"/>
            </w:rPr>
          </w:rPrChange>
        </w:rPr>
      </w:pPr>
    </w:p>
    <w:p w14:paraId="183ED06E" w14:textId="77777777" w:rsidR="00C52E5D" w:rsidRPr="00EC2FD3" w:rsidRDefault="00C52E5D" w:rsidP="00C52E5D">
      <w:pPr>
        <w:pStyle w:val="Heading3"/>
      </w:pPr>
      <w:r>
        <w:t>Variable Tracking Table – by hand</w:t>
      </w:r>
    </w:p>
    <w:p w14:paraId="556CAED0" w14:textId="77777777" w:rsidR="00C52E5D" w:rsidRDefault="00C52E5D" w:rsidP="00C52E5D">
      <w:pPr>
        <w:pStyle w:val="BodyText1"/>
      </w:pPr>
      <w:r>
        <w:t xml:space="preserve">Complete the necessary parts of this table for the following input arguments: </w:t>
      </w:r>
    </w:p>
    <w:p w14:paraId="000F787F" w14:textId="6E2B0D4A" w:rsidR="00C52E5D" w:rsidRDefault="00C52E5D" w:rsidP="00C52E5D">
      <w:pPr>
        <w:pStyle w:val="BodyText1"/>
        <w:ind w:left="720"/>
      </w:pPr>
      <w:r>
        <w:t xml:space="preserve">Rod diameter: </w:t>
      </w:r>
      <w:r w:rsidR="00B51A6D">
        <w:tab/>
      </w:r>
      <w:r w:rsidR="00B51A6D">
        <w:tab/>
      </w:r>
      <w:r w:rsidR="00B51A6D">
        <w:tab/>
      </w:r>
      <w:r w:rsidR="00B51A6D">
        <w:tab/>
      </w:r>
      <w:r>
        <w:t>0.005 m</w:t>
      </w:r>
    </w:p>
    <w:p w14:paraId="7E2A3CBB" w14:textId="475749B2" w:rsidR="00C52E5D" w:rsidRDefault="00C52E5D" w:rsidP="00C52E5D">
      <w:pPr>
        <w:pStyle w:val="BodyText1"/>
        <w:ind w:left="720"/>
      </w:pPr>
      <w:r>
        <w:t xml:space="preserve">Heat source temperature: </w:t>
      </w:r>
      <w:r w:rsidR="00B51A6D">
        <w:tab/>
      </w:r>
      <w:r w:rsidR="00B51A6D">
        <w:tab/>
      </w:r>
      <w:r w:rsidR="00B51A6D">
        <w:tab/>
      </w:r>
      <w:r>
        <w:t>373 K</w:t>
      </w:r>
    </w:p>
    <w:p w14:paraId="50AFE204" w14:textId="00722827" w:rsidR="00C52E5D" w:rsidRDefault="00C52E5D" w:rsidP="00C52E5D">
      <w:pPr>
        <w:pStyle w:val="BodyText1"/>
        <w:ind w:left="720"/>
      </w:pPr>
      <w:r>
        <w:t xml:space="preserve">Ambient air temperature: </w:t>
      </w:r>
      <w:r w:rsidR="00B51A6D">
        <w:tab/>
      </w:r>
      <w:r w:rsidR="00B51A6D">
        <w:tab/>
      </w:r>
      <w:r w:rsidR="00B51A6D">
        <w:tab/>
      </w:r>
      <w:r>
        <w:t>298 K</w:t>
      </w:r>
    </w:p>
    <w:p w14:paraId="01595721" w14:textId="44B50825" w:rsidR="00C52E5D" w:rsidRDefault="00C52E5D" w:rsidP="00C52E5D">
      <w:pPr>
        <w:pStyle w:val="BodyText1"/>
        <w:ind w:left="720"/>
      </w:pPr>
      <w:r>
        <w:t xml:space="preserve">Thermal conductivity of stainless steel: </w:t>
      </w:r>
      <w:r w:rsidR="00B51A6D">
        <w:tab/>
      </w:r>
      <w:r>
        <w:t>16 W/(m*K)</w:t>
      </w:r>
    </w:p>
    <w:p w14:paraId="3CCEB925" w14:textId="60FB8581" w:rsidR="00C52E5D" w:rsidRPr="00C277BC" w:rsidRDefault="00B51A6D" w:rsidP="00C52E5D">
      <w:pPr>
        <w:pStyle w:val="BodyText1"/>
      </w:pPr>
      <w:r>
        <w:t>Add additional rows</w:t>
      </w:r>
      <w:r w:rsidR="00C52E5D">
        <w:t xml:space="preserve"> as necessary.</w:t>
      </w:r>
    </w:p>
    <w:tbl>
      <w:tblPr>
        <w:tblW w:w="75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957"/>
        <w:gridCol w:w="4028"/>
      </w:tblGrid>
      <w:tr w:rsidR="00C52E5D" w:rsidRPr="00351A0E" w14:paraId="69EFBAFE" w14:textId="77777777" w:rsidTr="005E7CD4">
        <w:trPr>
          <w:trHeight w:val="467"/>
        </w:trPr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61A18839" w14:textId="77777777" w:rsidR="00C52E5D" w:rsidRPr="00B51A6D" w:rsidRDefault="00C52E5D" w:rsidP="005E7C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957" w:type="dxa"/>
            <w:shd w:val="clear" w:color="auto" w:fill="D9D9D9" w:themeFill="background1" w:themeFillShade="D9"/>
            <w:vAlign w:val="center"/>
          </w:tcPr>
          <w:p w14:paraId="0CF3CD00" w14:textId="05889807" w:rsidR="00C52E5D" w:rsidRPr="00B51A6D" w:rsidRDefault="00C52E5D" w:rsidP="005E7C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Cs w:val="20"/>
              </w:rPr>
            </w:pPr>
            <w:r w:rsidRPr="00B51A6D">
              <w:rPr>
                <w:rFonts w:cstheme="minorHAnsi"/>
                <w:b/>
                <w:szCs w:val="20"/>
              </w:rPr>
              <w:t>Distance from heat source (m)</w:t>
            </w:r>
          </w:p>
        </w:tc>
        <w:tc>
          <w:tcPr>
            <w:tcW w:w="4028" w:type="dxa"/>
            <w:shd w:val="clear" w:color="auto" w:fill="D9D9D9" w:themeFill="background1" w:themeFillShade="D9"/>
            <w:vAlign w:val="center"/>
          </w:tcPr>
          <w:p w14:paraId="49EB7B8D" w14:textId="15806049" w:rsidR="00C52E5D" w:rsidRPr="00B51A6D" w:rsidRDefault="00C52E5D" w:rsidP="00C52E5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Cs w:val="20"/>
                <w:lang w:eastAsia="ko-KR"/>
              </w:rPr>
            </w:pPr>
            <w:r w:rsidRPr="00B51A6D">
              <w:rPr>
                <w:b/>
                <w:szCs w:val="20"/>
                <w:lang w:eastAsia="ko-KR"/>
              </w:rPr>
              <w:t>Temperature at distance (K), rounded to nearest whole number</w:t>
            </w:r>
          </w:p>
        </w:tc>
      </w:tr>
      <w:tr w:rsidR="00C52E5D" w:rsidRPr="00351A0E" w14:paraId="5D98FA5E" w14:textId="77777777" w:rsidTr="005E7CD4">
        <w:trPr>
          <w:trHeight w:val="533"/>
        </w:trPr>
        <w:tc>
          <w:tcPr>
            <w:tcW w:w="1530" w:type="dxa"/>
            <w:vAlign w:val="center"/>
          </w:tcPr>
          <w:p w14:paraId="2CE59C42" w14:textId="77777777" w:rsidR="00C52E5D" w:rsidRPr="00C16F08" w:rsidRDefault="00C52E5D" w:rsidP="005E7C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>
              <w:rPr>
                <w:rFonts w:cstheme="minorHAnsi"/>
                <w:szCs w:val="20"/>
                <w:lang w:eastAsia="ko-KR"/>
              </w:rPr>
              <w:t>Initialization</w:t>
            </w:r>
          </w:p>
        </w:tc>
        <w:tc>
          <w:tcPr>
            <w:tcW w:w="1957" w:type="dxa"/>
            <w:vAlign w:val="center"/>
          </w:tcPr>
          <w:p w14:paraId="7FA85EB9" w14:textId="29DE9D4B" w:rsidR="00C52E5D" w:rsidRPr="00C52E5D" w:rsidRDefault="00F73BF3" w:rsidP="005E7CD4">
            <w:pPr>
              <w:pStyle w:val="BodyText1"/>
              <w:jc w:val="center"/>
              <w:rPr>
                <w:color w:val="008000"/>
                <w:szCs w:val="20"/>
                <w:lang w:eastAsia="ko-KR"/>
              </w:rPr>
            </w:pPr>
            <w:ins w:id="70" w:author="Ethan Hotson" w:date="2019-03-06T00:12:00Z">
              <w:r>
                <w:rPr>
                  <w:color w:val="008000"/>
                  <w:szCs w:val="20"/>
                  <w:lang w:eastAsia="ko-KR"/>
                </w:rPr>
                <w:t>0</w:t>
              </w:r>
            </w:ins>
          </w:p>
        </w:tc>
        <w:tc>
          <w:tcPr>
            <w:tcW w:w="4028" w:type="dxa"/>
            <w:vAlign w:val="center"/>
          </w:tcPr>
          <w:p w14:paraId="024CF67E" w14:textId="187D8DC8" w:rsidR="00C52E5D" w:rsidRPr="00C52E5D" w:rsidRDefault="00F73BF3" w:rsidP="005E7CD4">
            <w:pPr>
              <w:pStyle w:val="BodyText1"/>
              <w:jc w:val="center"/>
              <w:rPr>
                <w:color w:val="008000"/>
                <w:szCs w:val="20"/>
              </w:rPr>
            </w:pPr>
            <w:ins w:id="71" w:author="Ethan Hotson" w:date="2019-03-06T00:12:00Z">
              <w:r>
                <w:rPr>
                  <w:color w:val="008000"/>
                  <w:szCs w:val="20"/>
                </w:rPr>
                <w:t>373</w:t>
              </w:r>
            </w:ins>
          </w:p>
        </w:tc>
      </w:tr>
      <w:tr w:rsidR="00C52E5D" w:rsidRPr="00351A0E" w14:paraId="153C5E74" w14:textId="77777777" w:rsidTr="005E7CD4">
        <w:trPr>
          <w:trHeight w:val="533"/>
        </w:trPr>
        <w:tc>
          <w:tcPr>
            <w:tcW w:w="1530" w:type="dxa"/>
            <w:vAlign w:val="center"/>
          </w:tcPr>
          <w:p w14:paraId="50C9C3A3" w14:textId="77777777" w:rsidR="00C52E5D" w:rsidRPr="00C16F08" w:rsidRDefault="00C52E5D" w:rsidP="005E7C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>
              <w:rPr>
                <w:rFonts w:cstheme="minorHAnsi"/>
                <w:szCs w:val="20"/>
                <w:lang w:eastAsia="ko-KR"/>
              </w:rPr>
              <w:lastRenderedPageBreak/>
              <w:t xml:space="preserve">Iteration </w:t>
            </w:r>
            <w:r w:rsidRPr="00C16F08">
              <w:rPr>
                <w:rFonts w:cstheme="minorHAnsi"/>
                <w:szCs w:val="20"/>
                <w:lang w:eastAsia="ko-KR"/>
              </w:rPr>
              <w:t>1</w:t>
            </w:r>
          </w:p>
        </w:tc>
        <w:tc>
          <w:tcPr>
            <w:tcW w:w="1957" w:type="dxa"/>
            <w:vAlign w:val="center"/>
          </w:tcPr>
          <w:p w14:paraId="67632CBD" w14:textId="23B4DE2B" w:rsidR="00C52E5D" w:rsidRPr="00C52E5D" w:rsidRDefault="00F73BF3" w:rsidP="005E7CD4">
            <w:pPr>
              <w:pStyle w:val="BodyText1"/>
              <w:jc w:val="center"/>
              <w:rPr>
                <w:color w:val="008000"/>
                <w:szCs w:val="20"/>
                <w:lang w:eastAsia="ko-KR"/>
              </w:rPr>
            </w:pPr>
            <w:ins w:id="72" w:author="Ethan Hotson" w:date="2019-03-06T00:13:00Z">
              <w:r>
                <w:rPr>
                  <w:color w:val="008000"/>
                  <w:szCs w:val="20"/>
                  <w:lang w:eastAsia="ko-KR"/>
                </w:rPr>
                <w:t>1</w:t>
              </w:r>
            </w:ins>
          </w:p>
        </w:tc>
        <w:tc>
          <w:tcPr>
            <w:tcW w:w="4028" w:type="dxa"/>
            <w:vAlign w:val="center"/>
          </w:tcPr>
          <w:p w14:paraId="3E8F299E" w14:textId="7EC5425A" w:rsidR="00C52E5D" w:rsidRPr="00C52E5D" w:rsidRDefault="00104244" w:rsidP="005E7CD4">
            <w:pPr>
              <w:pStyle w:val="BodyText1"/>
              <w:jc w:val="center"/>
              <w:rPr>
                <w:color w:val="008000"/>
                <w:szCs w:val="20"/>
              </w:rPr>
            </w:pPr>
            <w:ins w:id="73" w:author="Ethan Hotson" w:date="2019-03-06T00:24:00Z">
              <w:r>
                <w:rPr>
                  <w:color w:val="008000"/>
                  <w:szCs w:val="20"/>
                </w:rPr>
                <w:t>298</w:t>
              </w:r>
            </w:ins>
            <w:bookmarkStart w:id="74" w:name="_GoBack"/>
            <w:bookmarkEnd w:id="74"/>
          </w:p>
        </w:tc>
      </w:tr>
      <w:tr w:rsidR="00C52E5D" w:rsidRPr="00351A0E" w14:paraId="37720DC9" w14:textId="77777777" w:rsidTr="005E7CD4">
        <w:trPr>
          <w:trHeight w:val="533"/>
        </w:trPr>
        <w:tc>
          <w:tcPr>
            <w:tcW w:w="1530" w:type="dxa"/>
            <w:vAlign w:val="center"/>
          </w:tcPr>
          <w:p w14:paraId="480049A1" w14:textId="1E62B75C" w:rsidR="00C52E5D" w:rsidRPr="00C52E5D" w:rsidRDefault="00C52E5D" w:rsidP="005E7C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8000"/>
                <w:szCs w:val="20"/>
                <w:lang w:eastAsia="ko-KR"/>
              </w:rPr>
            </w:pPr>
          </w:p>
        </w:tc>
        <w:tc>
          <w:tcPr>
            <w:tcW w:w="1957" w:type="dxa"/>
            <w:vAlign w:val="center"/>
          </w:tcPr>
          <w:p w14:paraId="4E1575E3" w14:textId="00F3A738" w:rsidR="00C52E5D" w:rsidRPr="00C52E5D" w:rsidRDefault="00C52E5D" w:rsidP="005E7CD4">
            <w:pPr>
              <w:pStyle w:val="BodyText1"/>
              <w:jc w:val="center"/>
              <w:rPr>
                <w:color w:val="008000"/>
                <w:szCs w:val="20"/>
                <w:lang w:eastAsia="ko-KR"/>
              </w:rPr>
            </w:pPr>
          </w:p>
        </w:tc>
        <w:tc>
          <w:tcPr>
            <w:tcW w:w="4028" w:type="dxa"/>
            <w:vAlign w:val="center"/>
          </w:tcPr>
          <w:p w14:paraId="6ABEDEB1" w14:textId="5B5903CD" w:rsidR="00C52E5D" w:rsidRPr="00C52E5D" w:rsidRDefault="00C52E5D" w:rsidP="005E7CD4">
            <w:pPr>
              <w:pStyle w:val="BodyText1"/>
              <w:jc w:val="center"/>
              <w:rPr>
                <w:color w:val="008000"/>
                <w:szCs w:val="20"/>
              </w:rPr>
            </w:pPr>
          </w:p>
        </w:tc>
      </w:tr>
    </w:tbl>
    <w:p w14:paraId="4A2FDA44" w14:textId="77777777" w:rsidR="000473E3" w:rsidRDefault="000473E3" w:rsidP="000473E3">
      <w:pPr>
        <w:pStyle w:val="BodyText1"/>
      </w:pPr>
    </w:p>
    <w:p w14:paraId="28D540F7" w14:textId="77777777" w:rsidR="000473E3" w:rsidRDefault="000473E3" w:rsidP="000473E3">
      <w:pPr>
        <w:pStyle w:val="BodyText1"/>
      </w:pPr>
    </w:p>
    <w:p w14:paraId="182A0A8A" w14:textId="1D35DA8D" w:rsidR="00AB05C2" w:rsidRDefault="00AB05C2">
      <w:pPr>
        <w:spacing w:after="160" w:line="259" w:lineRule="auto"/>
        <w:rPr>
          <w:rFonts w:cstheme="minorHAnsi"/>
          <w:color w:val="FFFFFF" w:themeColor="background1"/>
          <w:sz w:val="28"/>
          <w:szCs w:val="22"/>
        </w:rPr>
      </w:pPr>
      <w:r>
        <w:rPr>
          <w:rFonts w:cstheme="minorHAnsi"/>
          <w:color w:val="FFFFFF" w:themeColor="background1"/>
          <w:sz w:val="28"/>
          <w:szCs w:val="22"/>
        </w:rPr>
        <w:br w:type="page"/>
      </w:r>
    </w:p>
    <w:p w14:paraId="1C64BF7A" w14:textId="77777777" w:rsidR="00AB05C2" w:rsidRPr="00957AB3" w:rsidRDefault="00AB05C2" w:rsidP="00AB05C2">
      <w:pPr>
        <w:pStyle w:val="Heading2"/>
        <w:numPr>
          <w:ilvl w:val="0"/>
          <w:numId w:val="12"/>
        </w:numPr>
        <w:spacing w:line="276" w:lineRule="auto"/>
      </w:pPr>
      <w:r>
        <w:lastRenderedPageBreak/>
        <w:t xml:space="preserve">Approximation of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ln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func>
      </m:oMath>
    </w:p>
    <w:p w14:paraId="60125B1F" w14:textId="77777777" w:rsidR="00AB05C2" w:rsidRPr="00766F7D" w:rsidRDefault="00AB05C2" w:rsidP="00AB05C2">
      <w:pPr>
        <w:pStyle w:val="paired"/>
      </w:pPr>
      <w:r>
        <w:t>Paired</w:t>
      </w:r>
    </w:p>
    <w:p w14:paraId="3B3EB01E" w14:textId="77777777" w:rsidR="00AB05C2" w:rsidRPr="00C26527" w:rsidRDefault="00AB05C2" w:rsidP="00AB05C2">
      <w:pPr>
        <w:pStyle w:val="Heading3"/>
      </w:pPr>
      <w:r w:rsidRPr="00C26527">
        <w:t>Paired Partner</w:t>
      </w:r>
    </w:p>
    <w:p w14:paraId="6EF75267" w14:textId="77777777" w:rsidR="00AB05C2" w:rsidRPr="00C26527" w:rsidRDefault="00AB05C2" w:rsidP="00AB05C2">
      <w:pPr>
        <w:pStyle w:val="BodyText1"/>
      </w:pPr>
      <w:r>
        <w:t>Each member of the pair will submit their own answer sheet. List your paired partner here.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370"/>
      </w:tblGrid>
      <w:tr w:rsidR="00AB05C2" w14:paraId="2B139952" w14:textId="77777777" w:rsidTr="00724221">
        <w:tc>
          <w:tcPr>
            <w:tcW w:w="1980" w:type="dxa"/>
          </w:tcPr>
          <w:p w14:paraId="21211BA7" w14:textId="77777777" w:rsidR="00AB05C2" w:rsidRPr="004C2192" w:rsidRDefault="00AB05C2" w:rsidP="00724221">
            <w:pPr>
              <w:pStyle w:val="BodyText1"/>
              <w:spacing w:before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Flowchart </w:t>
            </w:r>
            <w:r w:rsidRPr="004C2192">
              <w:rPr>
                <w:rFonts w:asciiTheme="minorHAnsi" w:hAnsiTheme="minorHAnsi" w:cstheme="minorHAnsi"/>
              </w:rPr>
              <w:t>Partner:</w:t>
            </w:r>
          </w:p>
        </w:tc>
        <w:tc>
          <w:tcPr>
            <w:tcW w:w="7370" w:type="dxa"/>
            <w:tcBorders>
              <w:bottom w:val="single" w:sz="4" w:space="0" w:color="auto"/>
            </w:tcBorders>
          </w:tcPr>
          <w:p w14:paraId="0E2E8E3E" w14:textId="5E2426A6" w:rsidR="00AB05C2" w:rsidRPr="004C2192" w:rsidRDefault="00FA3962" w:rsidP="00724221">
            <w:pPr>
              <w:pStyle w:val="BodyText1"/>
              <w:spacing w:before="240"/>
              <w:rPr>
                <w:rFonts w:asciiTheme="minorHAnsi" w:hAnsiTheme="minorHAnsi" w:cstheme="minorHAnsi"/>
              </w:rPr>
            </w:pPr>
            <w:ins w:id="75" w:author="Ethan Hotson" w:date="2019-03-05T16:49:00Z">
              <w:r>
                <w:rPr>
                  <w:rFonts w:asciiTheme="minorHAnsi" w:hAnsiTheme="minorHAnsi" w:cstheme="minorHAnsi"/>
                </w:rPr>
                <w:t>Will Popovich</w:t>
              </w:r>
            </w:ins>
            <w:del w:id="76" w:author="Ethan Hotson" w:date="2019-03-05T16:49:00Z">
              <w:r w:rsidR="00AB05C2" w:rsidRPr="004C2192" w:rsidDel="00FA3962">
                <w:rPr>
                  <w:rFonts w:asciiTheme="minorHAnsi" w:hAnsiTheme="minorHAnsi" w:cstheme="minorHAnsi"/>
                </w:rPr>
                <w:delText>&lt;partner name&gt;</w:delText>
              </w:r>
            </w:del>
            <w:r w:rsidR="00AB05C2" w:rsidRPr="004C2192">
              <w:rPr>
                <w:rFonts w:asciiTheme="minorHAnsi" w:hAnsiTheme="minorHAnsi" w:cstheme="minorHAnsi"/>
              </w:rPr>
              <w:t xml:space="preserve">, </w:t>
            </w:r>
            <w:del w:id="77" w:author="Ethan Hotson" w:date="2019-03-05T16:49:00Z">
              <w:r w:rsidR="00AB05C2" w:rsidRPr="004C2192" w:rsidDel="00FA3962">
                <w:rPr>
                  <w:rFonts w:asciiTheme="minorHAnsi" w:hAnsiTheme="minorHAnsi" w:cstheme="minorHAnsi"/>
                </w:rPr>
                <w:delText>&lt;partner Purdue login&gt;</w:delText>
              </w:r>
            </w:del>
            <w:ins w:id="78" w:author="Ethan Hotson" w:date="2019-03-05T16:49:00Z">
              <w:r>
                <w:rPr>
                  <w:rFonts w:asciiTheme="minorHAnsi" w:hAnsiTheme="minorHAnsi" w:cstheme="minorHAnsi"/>
                </w:rPr>
                <w:t>wpopovic@purdue.edu</w:t>
              </w:r>
            </w:ins>
          </w:p>
        </w:tc>
      </w:tr>
    </w:tbl>
    <w:p w14:paraId="29EDAC7E" w14:textId="77777777" w:rsidR="00AB05C2" w:rsidRDefault="00AB05C2" w:rsidP="00AB05C2">
      <w:pPr>
        <w:pStyle w:val="Heading3"/>
      </w:pPr>
      <w:r w:rsidRPr="002E3148">
        <w:t>Test Cases</w:t>
      </w:r>
    </w:p>
    <w:p w14:paraId="1DFF1F1D" w14:textId="77777777" w:rsidR="00AB05C2" w:rsidRDefault="00AB05C2" w:rsidP="00AB05C2">
      <w:pPr>
        <w:pStyle w:val="BodyText1"/>
      </w:pPr>
      <w:r>
        <w:t xml:space="preserve">Fill out the table with test case information. </w:t>
      </w:r>
    </w:p>
    <w:p w14:paraId="5F595DFF" w14:textId="77777777" w:rsidR="00AB05C2" w:rsidRDefault="00AB05C2" w:rsidP="00AB05C2">
      <w:pPr>
        <w:pStyle w:val="BodyText1"/>
        <w:numPr>
          <w:ilvl w:val="0"/>
          <w:numId w:val="10"/>
        </w:numPr>
      </w:pPr>
      <w:r>
        <w:t xml:space="preserve">The </w:t>
      </w:r>
      <w:r w:rsidRPr="00FD3B5D">
        <w:rPr>
          <w:i/>
        </w:rPr>
        <w:t>Test Case Description</w:t>
      </w:r>
      <w:r>
        <w:t xml:space="preserve"> is an English description of what path is being tested. </w:t>
      </w:r>
    </w:p>
    <w:p w14:paraId="0277DDE7" w14:textId="77777777" w:rsidR="00AB05C2" w:rsidRDefault="00AB05C2" w:rsidP="00AB05C2">
      <w:pPr>
        <w:pStyle w:val="BodyText1"/>
        <w:numPr>
          <w:ilvl w:val="0"/>
          <w:numId w:val="10"/>
        </w:numPr>
      </w:pPr>
      <w:r>
        <w:t xml:space="preserve">The </w:t>
      </w:r>
      <w:r w:rsidRPr="00174F5F">
        <w:rPr>
          <w:i/>
        </w:rPr>
        <w:t>Test Case</w:t>
      </w:r>
      <w:r>
        <w:rPr>
          <w:i/>
        </w:rPr>
        <w:t xml:space="preserve"> Values</w:t>
      </w:r>
      <w:r>
        <w:t xml:space="preserve"> are the values you will use to test the path in the structure or flowchart. </w:t>
      </w:r>
    </w:p>
    <w:p w14:paraId="4B88875D" w14:textId="77777777" w:rsidR="00AB05C2" w:rsidRDefault="00AB05C2" w:rsidP="00AB05C2">
      <w:pPr>
        <w:pStyle w:val="BodyText1"/>
        <w:numPr>
          <w:ilvl w:val="0"/>
          <w:numId w:val="10"/>
        </w:numPr>
      </w:pPr>
      <w:r>
        <w:t xml:space="preserve">The </w:t>
      </w:r>
      <w:r w:rsidRPr="00FD3B5D">
        <w:rPr>
          <w:i/>
        </w:rPr>
        <w:t>Flowchart Output</w:t>
      </w:r>
      <w:r>
        <w:t xml:space="preserve"> is an English description of the flowchart’s result when the test case values go through the structure; it should not be code or MATLAB generated results. </w:t>
      </w:r>
    </w:p>
    <w:p w14:paraId="4FBDC737" w14:textId="77777777" w:rsidR="00AB05C2" w:rsidRDefault="00AB05C2" w:rsidP="00AB05C2">
      <w:pPr>
        <w:pStyle w:val="BodyText1"/>
        <w:numPr>
          <w:ilvl w:val="0"/>
          <w:numId w:val="10"/>
        </w:numPr>
      </w:pPr>
      <w:r>
        <w:t>Add as many rows as necessary to test all possible flowchart paths.</w:t>
      </w:r>
    </w:p>
    <w:p w14:paraId="3E905DF3" w14:textId="77777777" w:rsidR="00AB05C2" w:rsidRDefault="00AB05C2" w:rsidP="00AB05C2">
      <w:pPr>
        <w:pStyle w:val="BodyText1"/>
        <w:numPr>
          <w:ilvl w:val="0"/>
          <w:numId w:val="10"/>
        </w:numPr>
      </w:pPr>
      <w:r>
        <w:t xml:space="preserve">An example test case is included.  </w:t>
      </w:r>
    </w:p>
    <w:p w14:paraId="43710C5E" w14:textId="77777777" w:rsidR="00AB05C2" w:rsidRPr="00C277BC" w:rsidRDefault="00AB05C2" w:rsidP="00AB05C2">
      <w:pPr>
        <w:pStyle w:val="BodyText1"/>
      </w:pPr>
      <w:r>
        <w:t>Note: you will also use these test cases to test your completed code</w:t>
      </w:r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3325"/>
        <w:gridCol w:w="2160"/>
        <w:gridCol w:w="3870"/>
      </w:tblGrid>
      <w:tr w:rsidR="00AB05C2" w:rsidRPr="002E3148" w14:paraId="33A5C1A3" w14:textId="77777777" w:rsidTr="00724221">
        <w:tc>
          <w:tcPr>
            <w:tcW w:w="3325" w:type="dxa"/>
            <w:shd w:val="clear" w:color="auto" w:fill="D9D9D9" w:themeFill="background1" w:themeFillShade="D9"/>
          </w:tcPr>
          <w:p w14:paraId="62F44ADD" w14:textId="77777777" w:rsidR="00AB05C2" w:rsidRPr="004C2192" w:rsidRDefault="00AB05C2" w:rsidP="00724221">
            <w:pPr>
              <w:pStyle w:val="BodyText1"/>
              <w:rPr>
                <w:rFonts w:asciiTheme="minorHAnsi" w:hAnsiTheme="minorHAnsi" w:cstheme="minorHAnsi"/>
                <w:b/>
              </w:rPr>
            </w:pPr>
            <w:r w:rsidRPr="004C2192">
              <w:rPr>
                <w:rFonts w:asciiTheme="minorHAnsi" w:hAnsiTheme="minorHAnsi" w:cstheme="minorHAnsi"/>
                <w:b/>
              </w:rPr>
              <w:t>Test Case Description</w:t>
            </w:r>
          </w:p>
          <w:p w14:paraId="50E8DC85" w14:textId="77777777" w:rsidR="00AB05C2" w:rsidRPr="004C2192" w:rsidRDefault="00AB05C2" w:rsidP="00724221">
            <w:pPr>
              <w:pStyle w:val="BodyText1"/>
              <w:rPr>
                <w:rFonts w:asciiTheme="minorHAnsi" w:hAnsiTheme="minorHAnsi" w:cstheme="minorHAnsi"/>
                <w:b/>
              </w:rPr>
            </w:pPr>
            <w:r w:rsidRPr="004C2192">
              <w:rPr>
                <w:rFonts w:asciiTheme="minorHAnsi" w:hAnsiTheme="minorHAnsi" w:cstheme="minorHAnsi"/>
                <w:b/>
              </w:rPr>
              <w:t>in English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060CB29" w14:textId="77777777" w:rsidR="00AB05C2" w:rsidRPr="004C2192" w:rsidRDefault="00AB05C2" w:rsidP="00724221">
            <w:pPr>
              <w:pStyle w:val="BodyText1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Test Case Values</w:t>
            </w:r>
          </w:p>
          <w:p w14:paraId="6C5EAC7F" w14:textId="77777777" w:rsidR="00AB05C2" w:rsidRPr="004C2192" w:rsidRDefault="00AB05C2" w:rsidP="00724221">
            <w:pPr>
              <w:pStyle w:val="BodyText1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(n)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070C84B8" w14:textId="77777777" w:rsidR="00AB05C2" w:rsidRPr="004C2192" w:rsidRDefault="00AB05C2" w:rsidP="00724221">
            <w:pPr>
              <w:pStyle w:val="BodyText1"/>
              <w:rPr>
                <w:rFonts w:asciiTheme="minorHAnsi" w:hAnsiTheme="minorHAnsi" w:cstheme="minorHAnsi"/>
                <w:b/>
              </w:rPr>
            </w:pPr>
            <w:r w:rsidRPr="004C2192">
              <w:rPr>
                <w:rFonts w:asciiTheme="minorHAnsi" w:hAnsiTheme="minorHAnsi" w:cstheme="minorHAnsi"/>
                <w:b/>
              </w:rPr>
              <w:t>Flowchart Output</w:t>
            </w:r>
          </w:p>
          <w:p w14:paraId="064C2EA2" w14:textId="77777777" w:rsidR="00AB05C2" w:rsidRPr="004C2192" w:rsidRDefault="00AB05C2" w:rsidP="00724221">
            <w:pPr>
              <w:pStyle w:val="BodyText1"/>
              <w:rPr>
                <w:rFonts w:asciiTheme="minorHAnsi" w:hAnsiTheme="minorHAnsi" w:cstheme="minorHAnsi"/>
                <w:b/>
              </w:rPr>
            </w:pPr>
            <w:r w:rsidRPr="004C2192">
              <w:rPr>
                <w:rFonts w:asciiTheme="minorHAnsi" w:hAnsiTheme="minorHAnsi" w:cstheme="minorHAnsi"/>
                <w:b/>
              </w:rPr>
              <w:t>in English</w:t>
            </w:r>
          </w:p>
        </w:tc>
      </w:tr>
      <w:tr w:rsidR="00AB05C2" w:rsidRPr="006062F6" w14:paraId="5C9C4228" w14:textId="77777777" w:rsidTr="00724221">
        <w:tc>
          <w:tcPr>
            <w:tcW w:w="3325" w:type="dxa"/>
            <w:vAlign w:val="center"/>
          </w:tcPr>
          <w:p w14:paraId="79025A4F" w14:textId="77777777" w:rsidR="00AB05C2" w:rsidRPr="006062F6" w:rsidRDefault="00AB05C2" w:rsidP="00724221">
            <w:pPr>
              <w:pStyle w:val="BodyText1"/>
              <w:rPr>
                <w:rFonts w:asciiTheme="minorHAnsi" w:hAnsiTheme="minorHAnsi"/>
              </w:rPr>
            </w:pPr>
            <w:r w:rsidRPr="006062F6">
              <w:rPr>
                <w:rFonts w:asciiTheme="minorHAnsi" w:hAnsiTheme="minorHAnsi" w:cstheme="minorHAnsi"/>
                <w:szCs w:val="20"/>
                <w:lang w:eastAsia="ko-KR"/>
              </w:rPr>
              <w:t>Valid input for n: positive integer</w:t>
            </w:r>
          </w:p>
        </w:tc>
        <w:tc>
          <w:tcPr>
            <w:tcW w:w="2160" w:type="dxa"/>
            <w:vAlign w:val="center"/>
          </w:tcPr>
          <w:p w14:paraId="6A4F8F91" w14:textId="77777777" w:rsidR="00AB05C2" w:rsidRPr="006062F6" w:rsidRDefault="00AB05C2" w:rsidP="00724221">
            <w:pPr>
              <w:pStyle w:val="BodyText1"/>
              <w:rPr>
                <w:rFonts w:asciiTheme="minorHAnsi" w:hAnsiTheme="minorHAnsi"/>
              </w:rPr>
            </w:pPr>
            <w:r w:rsidRPr="006062F6">
              <w:rPr>
                <w:rFonts w:asciiTheme="minorHAnsi" w:hAnsiTheme="minorHAnsi" w:cstheme="minorHAnsi"/>
                <w:szCs w:val="20"/>
              </w:rPr>
              <w:t>6</w:t>
            </w:r>
          </w:p>
        </w:tc>
        <w:tc>
          <w:tcPr>
            <w:tcW w:w="3870" w:type="dxa"/>
            <w:vAlign w:val="center"/>
          </w:tcPr>
          <w:p w14:paraId="0943AC15" w14:textId="3AF809DF" w:rsidR="00AB05C2" w:rsidRPr="006062F6" w:rsidRDefault="00451875" w:rsidP="00724221">
            <w:pPr>
              <w:pStyle w:val="BodyText1"/>
              <w:numPr>
                <w:ilvl w:val="0"/>
                <w:numId w:val="15"/>
              </w:numPr>
              <w:spacing w:before="60" w:after="60"/>
              <w:rPr>
                <w:rFonts w:asciiTheme="minorHAnsi" w:hAnsiTheme="minorHAnsi" w:cstheme="minorHAnsi"/>
              </w:rPr>
            </w:pPr>
            <m:oMath>
              <m:func>
                <m:funcPr>
                  <m:ctrlPr>
                    <w:del w:id="79" w:author="Ethan Hotson" w:date="2019-03-05T17:21:00Z">
                      <w:rPr>
                        <w:rFonts w:ascii="Cambria Math" w:hAnsi="Cambria Math" w:cstheme="minorHAnsi"/>
                        <w:i/>
                      </w:rPr>
                    </w:del>
                  </m:ctrlPr>
                </m:funcPr>
                <m:fName>
                  <m:r>
                    <w:del w:id="80" w:author="Ethan Hotson" w:date="2019-03-05T17:21:00Z"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ln</m:t>
                    </w:del>
                  </m:r>
                </m:fName>
                <m:e>
                  <m:r>
                    <w:del w:id="81" w:author="Ethan Hotson" w:date="2019-03-05T17:21:00Z">
                      <w:rPr>
                        <w:rFonts w:ascii="Cambria Math" w:hAnsi="Cambria Math" w:cstheme="minorHAnsi"/>
                      </w:rPr>
                      <m:t>3</m:t>
                    </w:del>
                  </m:r>
                </m:e>
              </m:func>
            </m:oMath>
            <w:del w:id="82" w:author="Ethan Hotson" w:date="2019-03-05T17:21:00Z">
              <w:r w:rsidR="00AB05C2" w:rsidRPr="006062F6" w:rsidDel="00742EE2">
                <w:rPr>
                  <w:rFonts w:asciiTheme="minorHAnsi" w:hAnsiTheme="minorHAnsi" w:cstheme="minorHAnsi"/>
                </w:rPr>
                <w:delText xml:space="preserve"> approximation</w:delText>
              </w:r>
            </w:del>
            <m:oMath>
              <m:r>
                <w:ins w:id="83" w:author="Ethan Hotson" w:date="2019-03-05T17:21:00Z">
                  <w:rPr>
                    <w:rFonts w:ascii="Cambria Math" w:hAnsi="Cambria Math" w:cstheme="minorHAnsi"/>
                  </w:rPr>
                  <m:t>1.098588</m:t>
                </w:ins>
              </m:r>
              <m:r>
                <w:del w:id="84" w:author="Ethan Hotson" w:date="2019-03-05T17:21:00Z">
                  <m:rPr>
                    <m:sty m:val="p"/>
                  </m:rPr>
                  <w:rPr>
                    <w:rFonts w:ascii="Cambria Math" w:hAnsi="Cambria Math" w:cstheme="minorHAnsi"/>
                  </w:rPr>
                  <m:t>,</m:t>
                </w:del>
              </m:r>
            </m:oMath>
          </w:p>
          <w:p w14:paraId="042D6585" w14:textId="46831FE3" w:rsidR="00AB05C2" w:rsidRPr="006062F6" w:rsidRDefault="00742EE2" w:rsidP="00724221">
            <w:pPr>
              <w:pStyle w:val="BodyText1"/>
              <w:numPr>
                <w:ilvl w:val="0"/>
                <w:numId w:val="14"/>
              </w:numPr>
              <w:spacing w:line="240" w:lineRule="auto"/>
              <w:rPr>
                <w:rFonts w:asciiTheme="minorHAnsi" w:hAnsiTheme="minorHAnsi"/>
              </w:rPr>
            </w:pPr>
            <w:ins w:id="85" w:author="Ethan Hotson" w:date="2019-03-05T17:21:00Z">
              <w:r>
                <w:rPr>
                  <w:rFonts w:asciiTheme="minorHAnsi" w:hAnsiTheme="minorHAnsi" w:cstheme="minorHAnsi"/>
                </w:rPr>
                <w:t>0.000024</w:t>
              </w:r>
            </w:ins>
            <w:del w:id="86" w:author="Ethan Hotson" w:date="2019-03-05T17:21:00Z">
              <w:r w:rsidR="00AB05C2" w:rsidRPr="006062F6" w:rsidDel="00742EE2">
                <w:rPr>
                  <w:rFonts w:asciiTheme="minorHAnsi" w:hAnsiTheme="minorHAnsi" w:cstheme="minorHAnsi"/>
                </w:rPr>
                <w:delText xml:space="preserve">Absolute difference between MATLAB </w:delText>
              </w:r>
              <w:r w:rsidR="00AB05C2" w:rsidRPr="006062F6" w:rsidDel="00742EE2">
                <w:rPr>
                  <w:rFonts w:ascii="Courier New" w:hAnsi="Courier New" w:cs="Courier New"/>
                </w:rPr>
                <w:delText>log(3)</w:delText>
              </w:r>
              <w:r w:rsidR="00AB05C2" w:rsidRPr="006062F6" w:rsidDel="00742EE2">
                <w:rPr>
                  <w:rFonts w:asciiTheme="minorHAnsi" w:hAnsiTheme="minorHAnsi" w:cstheme="minorHAnsi"/>
                </w:rPr>
                <w:delText xml:space="preserve"> and </w:delText>
              </w:r>
              <m:oMath>
                <m:func>
                  <m:func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theme="minorHAnsi"/>
                      </w:rPr>
                      <m:t>3</m:t>
                    </m:r>
                  </m:e>
                </m:func>
              </m:oMath>
              <w:r w:rsidR="00AB05C2" w:rsidRPr="006062F6" w:rsidDel="00742EE2">
                <w:rPr>
                  <w:rFonts w:asciiTheme="minorHAnsi" w:eastAsiaTheme="minorEastAsia" w:hAnsiTheme="minorHAnsi" w:cstheme="minorHAnsi"/>
                </w:rPr>
                <w:delText xml:space="preserve"> approximat</w:delText>
              </w:r>
              <w:r w:rsidR="00AB05C2" w:rsidRPr="006062F6" w:rsidDel="00742EE2">
                <w:rPr>
                  <w:rFonts w:asciiTheme="minorHAnsi" w:hAnsiTheme="minorHAnsi" w:cstheme="minorHAnsi"/>
                </w:rPr>
                <w:delText>ion</w:delText>
              </w:r>
            </w:del>
          </w:p>
        </w:tc>
      </w:tr>
      <w:tr w:rsidR="00AB05C2" w14:paraId="28ABAF62" w14:textId="77777777" w:rsidTr="00724221">
        <w:tc>
          <w:tcPr>
            <w:tcW w:w="3325" w:type="dxa"/>
            <w:vAlign w:val="center"/>
          </w:tcPr>
          <w:p w14:paraId="71A2E420" w14:textId="144A518A" w:rsidR="00AB05C2" w:rsidRPr="005E7CD4" w:rsidRDefault="00FA3962" w:rsidP="00724221">
            <w:pPr>
              <w:pStyle w:val="BodyText1"/>
              <w:rPr>
                <w:rFonts w:asciiTheme="minorHAnsi" w:hAnsiTheme="minorHAnsi" w:cstheme="minorHAnsi"/>
                <w:color w:val="008000"/>
              </w:rPr>
            </w:pPr>
            <w:ins w:id="87" w:author="Ethan Hotson" w:date="2019-03-05T16:50:00Z">
              <w:r>
                <w:rPr>
                  <w:rFonts w:asciiTheme="minorHAnsi" w:hAnsiTheme="minorHAnsi" w:cstheme="minorHAnsi"/>
                  <w:color w:val="008000"/>
                </w:rPr>
                <w:t>n is</w:t>
              </w:r>
            </w:ins>
            <w:ins w:id="88" w:author="Ethan Hotson" w:date="2019-03-05T16:53:00Z">
              <w:r>
                <w:rPr>
                  <w:rFonts w:asciiTheme="minorHAnsi" w:hAnsiTheme="minorHAnsi" w:cstheme="minorHAnsi"/>
                  <w:color w:val="008000"/>
                </w:rPr>
                <w:t xml:space="preserve"> not scalar</w:t>
              </w:r>
            </w:ins>
          </w:p>
        </w:tc>
        <w:tc>
          <w:tcPr>
            <w:tcW w:w="2160" w:type="dxa"/>
            <w:vAlign w:val="center"/>
          </w:tcPr>
          <w:p w14:paraId="11169989" w14:textId="7517CD57" w:rsidR="00AB05C2" w:rsidRPr="000D6BA9" w:rsidRDefault="00FA3962" w:rsidP="00724221">
            <w:pPr>
              <w:pStyle w:val="BodyText1"/>
              <w:spacing w:line="240" w:lineRule="auto"/>
              <w:rPr>
                <w:rFonts w:asciiTheme="minorHAnsi" w:hAnsiTheme="minorHAnsi" w:cstheme="minorHAnsi"/>
                <w:color w:val="008000"/>
              </w:rPr>
            </w:pPr>
            <w:ins w:id="89" w:author="Ethan Hotson" w:date="2019-03-05T16:53:00Z">
              <w:r>
                <w:rPr>
                  <w:rFonts w:asciiTheme="minorHAnsi" w:hAnsiTheme="minorHAnsi" w:cstheme="minorHAnsi"/>
                  <w:color w:val="008000"/>
                </w:rPr>
                <w:t>[1,12,3]</w:t>
              </w:r>
            </w:ins>
          </w:p>
        </w:tc>
        <w:tc>
          <w:tcPr>
            <w:tcW w:w="3870" w:type="dxa"/>
            <w:vAlign w:val="center"/>
          </w:tcPr>
          <w:p w14:paraId="3D7F709A" w14:textId="66638493" w:rsidR="00EB6303" w:rsidRDefault="00FA3962" w:rsidP="00724221">
            <w:pPr>
              <w:pStyle w:val="BodyText1"/>
              <w:spacing w:line="240" w:lineRule="auto"/>
              <w:rPr>
                <w:ins w:id="90" w:author="Ethan Hotson" w:date="2019-03-05T17:22:00Z"/>
                <w:rFonts w:asciiTheme="minorHAnsi" w:hAnsiTheme="minorHAnsi" w:cstheme="minorHAnsi"/>
                <w:color w:val="008000"/>
              </w:rPr>
            </w:pPr>
            <w:ins w:id="91" w:author="Ethan Hotson" w:date="2019-03-05T16:52:00Z">
              <w:r>
                <w:rPr>
                  <w:rFonts w:asciiTheme="minorHAnsi" w:hAnsiTheme="minorHAnsi" w:cstheme="minorHAnsi"/>
                  <w:color w:val="008000"/>
                </w:rPr>
                <w:t xml:space="preserve">Prints message “Error: </w:t>
              </w:r>
            </w:ins>
            <w:ins w:id="92" w:author="Ethan Hotson" w:date="2019-03-05T17:22:00Z">
              <w:r w:rsidR="00EB6303">
                <w:rPr>
                  <w:rFonts w:asciiTheme="minorHAnsi" w:hAnsiTheme="minorHAnsi" w:cstheme="minorHAnsi"/>
                  <w:color w:val="008000"/>
                </w:rPr>
                <w:t>Invalid n</w:t>
              </w:r>
            </w:ins>
          </w:p>
          <w:p w14:paraId="2B0CE4A1" w14:textId="266E0932" w:rsidR="00AB05C2" w:rsidRPr="000D6BA9" w:rsidRDefault="00EB6303" w:rsidP="00724221">
            <w:pPr>
              <w:pStyle w:val="BodyText1"/>
              <w:spacing w:line="240" w:lineRule="auto"/>
              <w:rPr>
                <w:rFonts w:asciiTheme="minorHAnsi" w:hAnsiTheme="minorHAnsi" w:cstheme="minorHAnsi"/>
                <w:color w:val="008000"/>
              </w:rPr>
            </w:pPr>
            <w:ins w:id="93" w:author="Ethan Hotson" w:date="2019-03-05T17:23:00Z">
              <w:r>
                <w:rPr>
                  <w:rFonts w:asciiTheme="minorHAnsi" w:hAnsiTheme="minorHAnsi" w:cstheme="minorHAnsi"/>
                  <w:color w:val="008000"/>
                </w:rPr>
                <w:t>n</w:t>
              </w:r>
            </w:ins>
            <w:ins w:id="94" w:author="Ethan Hotson" w:date="2019-03-05T17:22:00Z">
              <w:r>
                <w:rPr>
                  <w:rFonts w:asciiTheme="minorHAnsi" w:hAnsiTheme="minorHAnsi" w:cstheme="minorHAnsi"/>
                  <w:color w:val="008000"/>
                </w:rPr>
                <w:t xml:space="preserve"> must be a positive</w:t>
              </w:r>
            </w:ins>
            <w:ins w:id="95" w:author="Ethan Hotson" w:date="2019-03-05T17:23:00Z">
              <w:r>
                <w:rPr>
                  <w:rFonts w:asciiTheme="minorHAnsi" w:hAnsiTheme="minorHAnsi" w:cstheme="minorHAnsi"/>
                  <w:color w:val="008000"/>
                </w:rPr>
                <w:t>,</w:t>
              </w:r>
            </w:ins>
            <w:ins w:id="96" w:author="Ethan Hotson" w:date="2019-03-05T16:52:00Z">
              <w:r w:rsidR="00FA3962">
                <w:rPr>
                  <w:rFonts w:asciiTheme="minorHAnsi" w:hAnsiTheme="minorHAnsi" w:cstheme="minorHAnsi"/>
                  <w:color w:val="008000"/>
                </w:rPr>
                <w:t xml:space="preserve"> s</w:t>
              </w:r>
            </w:ins>
            <w:ins w:id="97" w:author="Ethan Hotson" w:date="2019-03-05T16:53:00Z">
              <w:r w:rsidR="00FA3962">
                <w:rPr>
                  <w:rFonts w:asciiTheme="minorHAnsi" w:hAnsiTheme="minorHAnsi" w:cstheme="minorHAnsi"/>
                  <w:color w:val="008000"/>
                </w:rPr>
                <w:t>calar</w:t>
              </w:r>
            </w:ins>
            <w:ins w:id="98" w:author="Ethan Hotson" w:date="2019-03-05T17:23:00Z">
              <w:r>
                <w:rPr>
                  <w:rFonts w:asciiTheme="minorHAnsi" w:hAnsiTheme="minorHAnsi" w:cstheme="minorHAnsi"/>
                  <w:color w:val="008000"/>
                </w:rPr>
                <w:t>,</w:t>
              </w:r>
            </w:ins>
            <w:ins w:id="99" w:author="Ethan Hotson" w:date="2019-03-05T16:53:00Z">
              <w:r w:rsidR="00FA3962">
                <w:rPr>
                  <w:rFonts w:asciiTheme="minorHAnsi" w:hAnsiTheme="minorHAnsi" w:cstheme="minorHAnsi"/>
                  <w:color w:val="008000"/>
                </w:rPr>
                <w:t xml:space="preserve"> integer</w:t>
              </w:r>
            </w:ins>
            <w:ins w:id="100" w:author="Ethan Hotson" w:date="2019-03-05T17:23:00Z">
              <w:r>
                <w:rPr>
                  <w:rFonts w:asciiTheme="minorHAnsi" w:hAnsiTheme="minorHAnsi" w:cstheme="minorHAnsi"/>
                  <w:color w:val="008000"/>
                </w:rPr>
                <w:t xml:space="preserve"> value.</w:t>
              </w:r>
            </w:ins>
            <w:ins w:id="101" w:author="Ethan Hotson" w:date="2019-03-05T16:53:00Z">
              <w:r w:rsidR="00FA3962">
                <w:rPr>
                  <w:rFonts w:asciiTheme="minorHAnsi" w:hAnsiTheme="minorHAnsi" w:cstheme="minorHAnsi"/>
                  <w:color w:val="008000"/>
                </w:rPr>
                <w:t>”</w:t>
              </w:r>
            </w:ins>
          </w:p>
        </w:tc>
      </w:tr>
      <w:tr w:rsidR="00FA3962" w14:paraId="0613D525" w14:textId="77777777" w:rsidTr="00724221">
        <w:trPr>
          <w:ins w:id="102" w:author="Ethan Hotson" w:date="2019-03-05T16:49:00Z"/>
        </w:trPr>
        <w:tc>
          <w:tcPr>
            <w:tcW w:w="3325" w:type="dxa"/>
            <w:vAlign w:val="center"/>
          </w:tcPr>
          <w:p w14:paraId="03E3EA21" w14:textId="3B461D71" w:rsidR="00FA3962" w:rsidRPr="005E7CD4" w:rsidRDefault="00FA3962" w:rsidP="00724221">
            <w:pPr>
              <w:pStyle w:val="BodyText1"/>
              <w:rPr>
                <w:ins w:id="103" w:author="Ethan Hotson" w:date="2019-03-05T16:49:00Z"/>
                <w:rFonts w:cstheme="minorHAnsi"/>
                <w:color w:val="008000"/>
              </w:rPr>
            </w:pPr>
            <w:ins w:id="104" w:author="Ethan Hotson" w:date="2019-03-05T16:50:00Z">
              <w:r>
                <w:rPr>
                  <w:rFonts w:cstheme="minorHAnsi"/>
                  <w:color w:val="008000"/>
                </w:rPr>
                <w:t xml:space="preserve">n is </w:t>
              </w:r>
            </w:ins>
            <w:ins w:id="105" w:author="Ethan Hotson" w:date="2019-03-05T16:53:00Z">
              <w:r>
                <w:rPr>
                  <w:rFonts w:cstheme="minorHAnsi"/>
                  <w:color w:val="008000"/>
                </w:rPr>
                <w:t>less than 1</w:t>
              </w:r>
            </w:ins>
          </w:p>
        </w:tc>
        <w:tc>
          <w:tcPr>
            <w:tcW w:w="2160" w:type="dxa"/>
            <w:vAlign w:val="center"/>
          </w:tcPr>
          <w:p w14:paraId="5999B33A" w14:textId="0BE43AF7" w:rsidR="00FA3962" w:rsidRPr="000D6BA9" w:rsidRDefault="00FA3962" w:rsidP="00724221">
            <w:pPr>
              <w:pStyle w:val="BodyText1"/>
              <w:spacing w:line="240" w:lineRule="auto"/>
              <w:rPr>
                <w:ins w:id="106" w:author="Ethan Hotson" w:date="2019-03-05T16:49:00Z"/>
                <w:rFonts w:cstheme="minorHAnsi"/>
                <w:color w:val="008000"/>
              </w:rPr>
            </w:pPr>
            <w:ins w:id="107" w:author="Ethan Hotson" w:date="2019-03-05T16:53:00Z">
              <w:r>
                <w:rPr>
                  <w:rFonts w:cstheme="minorHAnsi"/>
                  <w:color w:val="008000"/>
                </w:rPr>
                <w:t>0</w:t>
              </w:r>
            </w:ins>
          </w:p>
        </w:tc>
        <w:tc>
          <w:tcPr>
            <w:tcW w:w="3870" w:type="dxa"/>
            <w:vAlign w:val="center"/>
          </w:tcPr>
          <w:p w14:paraId="3E41A374" w14:textId="77777777" w:rsidR="00EB6303" w:rsidRDefault="00EB6303" w:rsidP="00EB6303">
            <w:pPr>
              <w:pStyle w:val="BodyText1"/>
              <w:spacing w:line="240" w:lineRule="auto"/>
              <w:rPr>
                <w:ins w:id="108" w:author="Ethan Hotson" w:date="2019-03-05T17:23:00Z"/>
                <w:rFonts w:asciiTheme="minorHAnsi" w:hAnsiTheme="minorHAnsi" w:cstheme="minorHAnsi"/>
                <w:color w:val="008000"/>
              </w:rPr>
            </w:pPr>
            <w:ins w:id="109" w:author="Ethan Hotson" w:date="2019-03-05T17:23:00Z">
              <w:r>
                <w:rPr>
                  <w:rFonts w:asciiTheme="minorHAnsi" w:hAnsiTheme="minorHAnsi" w:cstheme="minorHAnsi"/>
                  <w:color w:val="008000"/>
                </w:rPr>
                <w:t>Prints message “Error: Invalid n</w:t>
              </w:r>
            </w:ins>
          </w:p>
          <w:p w14:paraId="787D9D98" w14:textId="772870A7" w:rsidR="00FA3962" w:rsidRPr="000D6BA9" w:rsidRDefault="00EB6303" w:rsidP="00EB6303">
            <w:pPr>
              <w:pStyle w:val="BodyText1"/>
              <w:spacing w:line="240" w:lineRule="auto"/>
              <w:rPr>
                <w:ins w:id="110" w:author="Ethan Hotson" w:date="2019-03-05T16:49:00Z"/>
                <w:rFonts w:cstheme="minorHAnsi"/>
                <w:color w:val="008000"/>
              </w:rPr>
            </w:pPr>
            <w:ins w:id="111" w:author="Ethan Hotson" w:date="2019-03-05T17:23:00Z">
              <w:r>
                <w:rPr>
                  <w:rFonts w:asciiTheme="minorHAnsi" w:hAnsiTheme="minorHAnsi" w:cstheme="minorHAnsi"/>
                  <w:color w:val="008000"/>
                </w:rPr>
                <w:t>n must be a positive, scalar, integer value.”</w:t>
              </w:r>
            </w:ins>
          </w:p>
        </w:tc>
      </w:tr>
      <w:tr w:rsidR="00FA3962" w14:paraId="6B4A923A" w14:textId="77777777" w:rsidTr="00724221">
        <w:trPr>
          <w:ins w:id="112" w:author="Ethan Hotson" w:date="2019-03-05T16:49:00Z"/>
        </w:trPr>
        <w:tc>
          <w:tcPr>
            <w:tcW w:w="3325" w:type="dxa"/>
            <w:vAlign w:val="center"/>
          </w:tcPr>
          <w:p w14:paraId="0647E235" w14:textId="6F4CA0CB" w:rsidR="00FA3962" w:rsidRPr="005E7CD4" w:rsidRDefault="00FA3962" w:rsidP="00724221">
            <w:pPr>
              <w:pStyle w:val="BodyText1"/>
              <w:rPr>
                <w:ins w:id="113" w:author="Ethan Hotson" w:date="2019-03-05T16:49:00Z"/>
                <w:rFonts w:cstheme="minorHAnsi"/>
                <w:color w:val="008000"/>
              </w:rPr>
            </w:pPr>
            <w:ins w:id="114" w:author="Ethan Hotson" w:date="2019-03-05T16:51:00Z">
              <w:r>
                <w:rPr>
                  <w:rFonts w:cstheme="minorHAnsi"/>
                  <w:color w:val="008000"/>
                </w:rPr>
                <w:t>n is not an integer</w:t>
              </w:r>
            </w:ins>
          </w:p>
        </w:tc>
        <w:tc>
          <w:tcPr>
            <w:tcW w:w="2160" w:type="dxa"/>
            <w:vAlign w:val="center"/>
          </w:tcPr>
          <w:p w14:paraId="0EBDBDAF" w14:textId="4713A541" w:rsidR="00FA3962" w:rsidRPr="000D6BA9" w:rsidRDefault="00FA3962" w:rsidP="00724221">
            <w:pPr>
              <w:pStyle w:val="BodyText1"/>
              <w:spacing w:line="240" w:lineRule="auto"/>
              <w:rPr>
                <w:ins w:id="115" w:author="Ethan Hotson" w:date="2019-03-05T16:49:00Z"/>
                <w:rFonts w:cstheme="minorHAnsi"/>
                <w:color w:val="008000"/>
              </w:rPr>
            </w:pPr>
            <w:ins w:id="116" w:author="Ethan Hotson" w:date="2019-03-05T16:51:00Z">
              <w:r>
                <w:rPr>
                  <w:rFonts w:cstheme="minorHAnsi"/>
                  <w:color w:val="008000"/>
                </w:rPr>
                <w:t>0.1</w:t>
              </w:r>
            </w:ins>
          </w:p>
        </w:tc>
        <w:tc>
          <w:tcPr>
            <w:tcW w:w="3870" w:type="dxa"/>
            <w:vAlign w:val="center"/>
          </w:tcPr>
          <w:p w14:paraId="6671BC16" w14:textId="77777777" w:rsidR="00EB6303" w:rsidRDefault="00EB6303" w:rsidP="00EB6303">
            <w:pPr>
              <w:pStyle w:val="BodyText1"/>
              <w:spacing w:line="240" w:lineRule="auto"/>
              <w:rPr>
                <w:ins w:id="117" w:author="Ethan Hotson" w:date="2019-03-05T17:23:00Z"/>
                <w:rFonts w:asciiTheme="minorHAnsi" w:hAnsiTheme="minorHAnsi" w:cstheme="minorHAnsi"/>
                <w:color w:val="008000"/>
              </w:rPr>
            </w:pPr>
            <w:ins w:id="118" w:author="Ethan Hotson" w:date="2019-03-05T17:23:00Z">
              <w:r>
                <w:rPr>
                  <w:rFonts w:asciiTheme="minorHAnsi" w:hAnsiTheme="minorHAnsi" w:cstheme="minorHAnsi"/>
                  <w:color w:val="008000"/>
                </w:rPr>
                <w:t>Prints message “Error: Invalid n</w:t>
              </w:r>
            </w:ins>
          </w:p>
          <w:p w14:paraId="20229F6B" w14:textId="34498012" w:rsidR="00FA3962" w:rsidRPr="000D6BA9" w:rsidRDefault="00EB6303" w:rsidP="00EB6303">
            <w:pPr>
              <w:pStyle w:val="BodyText1"/>
              <w:spacing w:line="240" w:lineRule="auto"/>
              <w:rPr>
                <w:ins w:id="119" w:author="Ethan Hotson" w:date="2019-03-05T16:49:00Z"/>
                <w:rFonts w:cstheme="minorHAnsi"/>
                <w:color w:val="008000"/>
              </w:rPr>
            </w:pPr>
            <w:ins w:id="120" w:author="Ethan Hotson" w:date="2019-03-05T17:23:00Z">
              <w:r>
                <w:rPr>
                  <w:rFonts w:asciiTheme="minorHAnsi" w:hAnsiTheme="minorHAnsi" w:cstheme="minorHAnsi"/>
                  <w:color w:val="008000"/>
                </w:rPr>
                <w:t>n must be a positive, scalar, integer value.”</w:t>
              </w:r>
            </w:ins>
          </w:p>
        </w:tc>
      </w:tr>
    </w:tbl>
    <w:p w14:paraId="5D741399" w14:textId="77777777" w:rsidR="00AB05C2" w:rsidRPr="00EC2FD3" w:rsidRDefault="00AB05C2" w:rsidP="00AB05C2">
      <w:pPr>
        <w:pStyle w:val="Heading3"/>
      </w:pPr>
      <w:r>
        <w:t>Variable Tracking Table – by hand</w:t>
      </w:r>
    </w:p>
    <w:p w14:paraId="4920BBFC" w14:textId="77777777" w:rsidR="00AB05C2" w:rsidRPr="00C277BC" w:rsidRDefault="00AB05C2" w:rsidP="00AB05C2">
      <w:pPr>
        <w:pStyle w:val="BodyText1"/>
      </w:pPr>
      <w:r>
        <w:t xml:space="preserve">Complete the necessary parts of this table for input argument n = 3. Leave blank any unneeded cells. 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620"/>
        <w:gridCol w:w="2970"/>
        <w:gridCol w:w="3240"/>
      </w:tblGrid>
      <w:tr w:rsidR="00AB05C2" w:rsidRPr="00C651CC" w14:paraId="3A6A0D0E" w14:textId="77777777" w:rsidTr="00724221">
        <w:trPr>
          <w:trHeight w:val="467"/>
        </w:trPr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7D87F81" w14:textId="77777777" w:rsidR="00AB05C2" w:rsidRPr="00C651CC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7A019E2" w14:textId="77777777" w:rsidR="00AB05C2" w:rsidRPr="006062F6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Cs w:val="20"/>
              </w:rPr>
            </w:pPr>
            <w:r w:rsidRPr="006062F6">
              <w:rPr>
                <w:rFonts w:cstheme="minorHAnsi"/>
                <w:b/>
                <w:szCs w:val="20"/>
              </w:rPr>
              <w:t>Index</w:t>
            </w: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740DB868" w14:textId="77777777" w:rsidR="00AB05C2" w:rsidRPr="006062F6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Cs w:val="20"/>
                <w:lang w:eastAsia="ko-KR"/>
              </w:rPr>
            </w:pPr>
            <w:r w:rsidRPr="006062F6">
              <w:rPr>
                <w:rFonts w:cstheme="minorHAnsi"/>
                <w:b/>
                <w:szCs w:val="20"/>
                <w:lang w:eastAsia="ko-KR"/>
              </w:rPr>
              <w:t>nth term in summation</w:t>
            </w:r>
          </w:p>
        </w:tc>
        <w:tc>
          <w:tcPr>
            <w:tcW w:w="3240" w:type="dxa"/>
            <w:shd w:val="clear" w:color="auto" w:fill="D9D9D9" w:themeFill="background1" w:themeFillShade="D9"/>
            <w:vAlign w:val="center"/>
          </w:tcPr>
          <w:p w14:paraId="4D686EA8" w14:textId="77777777" w:rsidR="00AB05C2" w:rsidRPr="006062F6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Cs w:val="20"/>
              </w:rPr>
            </w:pPr>
            <w:r w:rsidRPr="006062F6">
              <w:rPr>
                <w:rFonts w:cstheme="minorHAnsi"/>
                <w:b/>
                <w:szCs w:val="20"/>
              </w:rPr>
              <w:t>Summation</w:t>
            </w:r>
          </w:p>
        </w:tc>
      </w:tr>
      <w:tr w:rsidR="00AB05C2" w:rsidRPr="00B00AE8" w14:paraId="5C094752" w14:textId="77777777" w:rsidTr="00724221">
        <w:trPr>
          <w:trHeight w:val="533"/>
        </w:trPr>
        <w:tc>
          <w:tcPr>
            <w:tcW w:w="1530" w:type="dxa"/>
            <w:vAlign w:val="center"/>
          </w:tcPr>
          <w:p w14:paraId="1183ACC1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>
              <w:rPr>
                <w:rFonts w:cstheme="minorHAnsi"/>
                <w:szCs w:val="20"/>
                <w:lang w:eastAsia="ko-KR"/>
              </w:rPr>
              <w:t>Initialization</w:t>
            </w:r>
          </w:p>
        </w:tc>
        <w:tc>
          <w:tcPr>
            <w:tcW w:w="1620" w:type="dxa"/>
            <w:vAlign w:val="center"/>
          </w:tcPr>
          <w:p w14:paraId="0387135A" w14:textId="2D2D69C9" w:rsidR="00AB05C2" w:rsidRPr="00B00AE8" w:rsidRDefault="00FA396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  <w:lang w:eastAsia="ko-KR"/>
              </w:rPr>
            </w:pPr>
            <w:ins w:id="121" w:author="Ethan Hotson" w:date="2019-03-05T16:56:00Z">
              <w:r>
                <w:rPr>
                  <w:rFonts w:cstheme="minorHAnsi"/>
                  <w:color w:val="00B050"/>
                  <w:szCs w:val="20"/>
                  <w:lang w:eastAsia="ko-KR"/>
                </w:rPr>
                <w:t>0</w:t>
              </w:r>
            </w:ins>
          </w:p>
        </w:tc>
        <w:tc>
          <w:tcPr>
            <w:tcW w:w="2970" w:type="dxa"/>
            <w:vAlign w:val="center"/>
          </w:tcPr>
          <w:p w14:paraId="6FFE0FC0" w14:textId="7100E97F" w:rsidR="00AB05C2" w:rsidRPr="00B00AE8" w:rsidRDefault="00FA396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</w:rPr>
            </w:pPr>
            <w:ins w:id="122" w:author="Ethan Hotson" w:date="2019-03-05T16:57:00Z">
              <w:r>
                <w:rPr>
                  <w:rFonts w:cstheme="minorHAnsi"/>
                  <w:color w:val="00B050"/>
                  <w:szCs w:val="20"/>
                </w:rPr>
                <w:t>1</w:t>
              </w:r>
            </w:ins>
          </w:p>
        </w:tc>
        <w:tc>
          <w:tcPr>
            <w:tcW w:w="3240" w:type="dxa"/>
            <w:vAlign w:val="center"/>
          </w:tcPr>
          <w:p w14:paraId="00AF3177" w14:textId="498E2F08" w:rsidR="00AB05C2" w:rsidRPr="00B00AE8" w:rsidRDefault="0065539E" w:rsidP="00724221">
            <w:pPr>
              <w:pStyle w:val="Header"/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</w:rPr>
            </w:pPr>
            <w:ins w:id="123" w:author="Ethan Hotson" w:date="2019-03-05T16:59:00Z">
              <w:r>
                <w:rPr>
                  <w:rFonts w:cstheme="minorHAnsi"/>
                  <w:color w:val="00B050"/>
                  <w:szCs w:val="20"/>
                </w:rPr>
                <w:t>1</w:t>
              </w:r>
            </w:ins>
          </w:p>
        </w:tc>
      </w:tr>
      <w:tr w:rsidR="00AB05C2" w:rsidRPr="00B00AE8" w14:paraId="2B6DCE57" w14:textId="77777777" w:rsidTr="00724221">
        <w:trPr>
          <w:trHeight w:val="533"/>
        </w:trPr>
        <w:tc>
          <w:tcPr>
            <w:tcW w:w="1530" w:type="dxa"/>
            <w:vAlign w:val="center"/>
          </w:tcPr>
          <w:p w14:paraId="6B01EB41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 w:rsidRPr="00B00AE8">
              <w:rPr>
                <w:rFonts w:cstheme="minorHAnsi"/>
                <w:szCs w:val="20"/>
              </w:rPr>
              <w:t>Iteration</w:t>
            </w:r>
            <w:r w:rsidRPr="00B00AE8">
              <w:rPr>
                <w:rFonts w:cstheme="minorHAnsi"/>
                <w:szCs w:val="20"/>
                <w:lang w:eastAsia="ko-KR"/>
              </w:rPr>
              <w:t xml:space="preserve"> 1</w:t>
            </w:r>
          </w:p>
        </w:tc>
        <w:tc>
          <w:tcPr>
            <w:tcW w:w="1620" w:type="dxa"/>
            <w:vAlign w:val="center"/>
          </w:tcPr>
          <w:p w14:paraId="43AB1972" w14:textId="423FFC24" w:rsidR="00AB05C2" w:rsidRPr="00B00AE8" w:rsidRDefault="00FA3962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  <w:lang w:eastAsia="ko-KR"/>
              </w:rPr>
            </w:pPr>
            <w:ins w:id="124" w:author="Ethan Hotson" w:date="2019-03-05T16:56:00Z">
              <w:r>
                <w:rPr>
                  <w:rFonts w:cstheme="minorHAnsi"/>
                  <w:color w:val="00B050"/>
                  <w:szCs w:val="20"/>
                  <w:lang w:eastAsia="ko-KR"/>
                </w:rPr>
                <w:t>1</w:t>
              </w:r>
            </w:ins>
          </w:p>
        </w:tc>
        <w:tc>
          <w:tcPr>
            <w:tcW w:w="2970" w:type="dxa"/>
            <w:vAlign w:val="center"/>
          </w:tcPr>
          <w:p w14:paraId="15FBF592" w14:textId="60E13A26" w:rsidR="00AB05C2" w:rsidRPr="00B00AE8" w:rsidRDefault="0065539E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</w:rPr>
            </w:pPr>
            <w:ins w:id="125" w:author="Ethan Hotson" w:date="2019-03-05T16:59:00Z">
              <w:r>
                <w:rPr>
                  <w:rFonts w:cstheme="minorHAnsi"/>
                  <w:color w:val="00B050"/>
                  <w:szCs w:val="20"/>
                </w:rPr>
                <w:t>0.08</w:t>
              </w:r>
            </w:ins>
            <w:ins w:id="126" w:author="Ethan Hotson" w:date="2019-03-05T17:01:00Z">
              <w:r>
                <w:rPr>
                  <w:rFonts w:cstheme="minorHAnsi"/>
                  <w:color w:val="00B050"/>
                  <w:szCs w:val="20"/>
                </w:rPr>
                <w:t>3333333</w:t>
              </w:r>
            </w:ins>
          </w:p>
        </w:tc>
        <w:tc>
          <w:tcPr>
            <w:tcW w:w="3240" w:type="dxa"/>
            <w:vAlign w:val="center"/>
          </w:tcPr>
          <w:p w14:paraId="7E089CA1" w14:textId="1BD54C6A" w:rsidR="00AB05C2" w:rsidRPr="00B00AE8" w:rsidRDefault="0065539E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</w:rPr>
            </w:pPr>
            <w:ins w:id="127" w:author="Ethan Hotson" w:date="2019-03-05T17:00:00Z">
              <w:r>
                <w:rPr>
                  <w:rFonts w:cstheme="minorHAnsi"/>
                  <w:color w:val="00B050"/>
                  <w:szCs w:val="20"/>
                </w:rPr>
                <w:t>1.083333333</w:t>
              </w:r>
            </w:ins>
          </w:p>
        </w:tc>
      </w:tr>
      <w:tr w:rsidR="00AB05C2" w:rsidRPr="00B00AE8" w14:paraId="050D082F" w14:textId="77777777" w:rsidTr="00724221">
        <w:trPr>
          <w:trHeight w:val="533"/>
        </w:trPr>
        <w:tc>
          <w:tcPr>
            <w:tcW w:w="1530" w:type="dxa"/>
            <w:vAlign w:val="center"/>
          </w:tcPr>
          <w:p w14:paraId="2E91B134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 w:rsidRPr="00B00AE8">
              <w:rPr>
                <w:rFonts w:cstheme="minorHAnsi"/>
                <w:szCs w:val="20"/>
              </w:rPr>
              <w:t>Iteration</w:t>
            </w:r>
            <w:r w:rsidRPr="00B00AE8">
              <w:rPr>
                <w:rFonts w:cstheme="minorHAnsi"/>
                <w:szCs w:val="20"/>
                <w:lang w:eastAsia="ko-KR"/>
              </w:rPr>
              <w:t xml:space="preserve"> 2</w:t>
            </w:r>
          </w:p>
        </w:tc>
        <w:tc>
          <w:tcPr>
            <w:tcW w:w="1620" w:type="dxa"/>
            <w:vAlign w:val="center"/>
          </w:tcPr>
          <w:p w14:paraId="2647EA50" w14:textId="2BB8CCCB" w:rsidR="00AB05C2" w:rsidRPr="00B00AE8" w:rsidRDefault="00FA3962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  <w:lang w:eastAsia="ko-KR"/>
              </w:rPr>
            </w:pPr>
            <w:ins w:id="128" w:author="Ethan Hotson" w:date="2019-03-05T16:56:00Z">
              <w:r>
                <w:rPr>
                  <w:rFonts w:cstheme="minorHAnsi"/>
                  <w:color w:val="00B050"/>
                  <w:szCs w:val="20"/>
                  <w:lang w:eastAsia="ko-KR"/>
                </w:rPr>
                <w:t>2</w:t>
              </w:r>
            </w:ins>
          </w:p>
        </w:tc>
        <w:tc>
          <w:tcPr>
            <w:tcW w:w="2970" w:type="dxa"/>
            <w:vAlign w:val="center"/>
          </w:tcPr>
          <w:p w14:paraId="2FF4D169" w14:textId="5E05C4EA" w:rsidR="00AB05C2" w:rsidRPr="00B00AE8" w:rsidRDefault="0065539E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</w:rPr>
            </w:pPr>
            <w:ins w:id="129" w:author="Ethan Hotson" w:date="2019-03-05T17:03:00Z">
              <w:r>
                <w:rPr>
                  <w:rFonts w:cstheme="minorHAnsi"/>
                  <w:color w:val="00B050"/>
                  <w:szCs w:val="20"/>
                </w:rPr>
                <w:t>0.0125</w:t>
              </w:r>
            </w:ins>
          </w:p>
        </w:tc>
        <w:tc>
          <w:tcPr>
            <w:tcW w:w="3240" w:type="dxa"/>
            <w:vAlign w:val="center"/>
          </w:tcPr>
          <w:p w14:paraId="5E127485" w14:textId="44C6DB3B" w:rsidR="00AB05C2" w:rsidRPr="00B00AE8" w:rsidRDefault="0065539E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</w:rPr>
            </w:pPr>
            <w:ins w:id="130" w:author="Ethan Hotson" w:date="2019-03-05T17:04:00Z">
              <w:r>
                <w:rPr>
                  <w:rFonts w:cstheme="minorHAnsi"/>
                  <w:color w:val="00B050"/>
                  <w:szCs w:val="20"/>
                </w:rPr>
                <w:t>1.095833333</w:t>
              </w:r>
            </w:ins>
          </w:p>
        </w:tc>
      </w:tr>
      <w:tr w:rsidR="00AB05C2" w:rsidRPr="00B00AE8" w14:paraId="785B74C8" w14:textId="77777777" w:rsidTr="00724221">
        <w:trPr>
          <w:trHeight w:val="533"/>
        </w:trPr>
        <w:tc>
          <w:tcPr>
            <w:tcW w:w="1530" w:type="dxa"/>
            <w:vAlign w:val="center"/>
          </w:tcPr>
          <w:p w14:paraId="5FFF9BD5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 w:rsidRPr="00B00AE8">
              <w:rPr>
                <w:rFonts w:cstheme="minorHAnsi"/>
                <w:szCs w:val="20"/>
              </w:rPr>
              <w:t>Iteration</w:t>
            </w:r>
            <w:r w:rsidRPr="00B00AE8">
              <w:rPr>
                <w:rFonts w:cstheme="minorHAnsi"/>
                <w:szCs w:val="20"/>
                <w:lang w:eastAsia="ko-KR"/>
              </w:rPr>
              <w:t xml:space="preserve"> 3</w:t>
            </w:r>
          </w:p>
        </w:tc>
        <w:tc>
          <w:tcPr>
            <w:tcW w:w="1620" w:type="dxa"/>
            <w:vAlign w:val="center"/>
          </w:tcPr>
          <w:p w14:paraId="6C0A3363" w14:textId="51742D76" w:rsidR="00AB05C2" w:rsidRPr="00B00AE8" w:rsidRDefault="00AB05C2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  <w:lang w:eastAsia="ko-KR"/>
              </w:rPr>
            </w:pPr>
          </w:p>
        </w:tc>
        <w:tc>
          <w:tcPr>
            <w:tcW w:w="2970" w:type="dxa"/>
            <w:vAlign w:val="center"/>
          </w:tcPr>
          <w:p w14:paraId="5E624437" w14:textId="77777777" w:rsidR="00AB05C2" w:rsidRPr="00B00AE8" w:rsidRDefault="00AB05C2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7ADFD781" w14:textId="77777777" w:rsidR="00AB05C2" w:rsidRPr="00B00AE8" w:rsidRDefault="00AB05C2" w:rsidP="00724221">
            <w:pPr>
              <w:pStyle w:val="BodyText1"/>
              <w:jc w:val="center"/>
              <w:rPr>
                <w:rFonts w:cstheme="minorHAnsi"/>
                <w:color w:val="00B050"/>
                <w:szCs w:val="20"/>
              </w:rPr>
            </w:pPr>
          </w:p>
        </w:tc>
      </w:tr>
      <w:tr w:rsidR="00AB05C2" w:rsidRPr="00B00AE8" w14:paraId="4E9B669B" w14:textId="77777777" w:rsidTr="00724221">
        <w:trPr>
          <w:trHeight w:val="533"/>
        </w:trPr>
        <w:tc>
          <w:tcPr>
            <w:tcW w:w="1530" w:type="dxa"/>
            <w:vAlign w:val="center"/>
          </w:tcPr>
          <w:p w14:paraId="679C25D9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 w:rsidRPr="00B00AE8">
              <w:rPr>
                <w:rFonts w:cstheme="minorHAnsi"/>
                <w:szCs w:val="20"/>
              </w:rPr>
              <w:t>Iteration</w:t>
            </w:r>
            <w:r w:rsidRPr="00B00AE8">
              <w:rPr>
                <w:rFonts w:cstheme="minorHAnsi"/>
                <w:szCs w:val="20"/>
                <w:lang w:eastAsia="ko-KR"/>
              </w:rPr>
              <w:t xml:space="preserve"> 4</w:t>
            </w:r>
          </w:p>
        </w:tc>
        <w:tc>
          <w:tcPr>
            <w:tcW w:w="1620" w:type="dxa"/>
            <w:vAlign w:val="center"/>
          </w:tcPr>
          <w:p w14:paraId="6C64E626" w14:textId="11B7C102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  <w:lang w:eastAsia="ko-KR"/>
              </w:rPr>
            </w:pPr>
          </w:p>
        </w:tc>
        <w:tc>
          <w:tcPr>
            <w:tcW w:w="2970" w:type="dxa"/>
            <w:vAlign w:val="center"/>
          </w:tcPr>
          <w:p w14:paraId="75DE245B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6625AE44" w14:textId="77777777" w:rsidR="00AB05C2" w:rsidRPr="00B00AE8" w:rsidRDefault="00AB05C2" w:rsidP="00724221">
            <w:pPr>
              <w:pStyle w:val="Header"/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</w:rPr>
            </w:pPr>
          </w:p>
        </w:tc>
      </w:tr>
      <w:tr w:rsidR="00AB05C2" w:rsidRPr="00B00AE8" w14:paraId="7AE38E3B" w14:textId="77777777" w:rsidTr="00724221">
        <w:trPr>
          <w:trHeight w:val="533"/>
        </w:trPr>
        <w:tc>
          <w:tcPr>
            <w:tcW w:w="1530" w:type="dxa"/>
            <w:vAlign w:val="center"/>
          </w:tcPr>
          <w:p w14:paraId="3ABC2479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Cs w:val="20"/>
                <w:lang w:eastAsia="ko-KR"/>
              </w:rPr>
            </w:pPr>
            <w:r w:rsidRPr="00B00AE8">
              <w:rPr>
                <w:rFonts w:cstheme="minorHAnsi"/>
                <w:szCs w:val="20"/>
              </w:rPr>
              <w:t>Iteration</w:t>
            </w:r>
            <w:r w:rsidRPr="00B00AE8">
              <w:rPr>
                <w:rFonts w:cstheme="minorHAnsi"/>
                <w:szCs w:val="20"/>
                <w:lang w:eastAsia="ko-KR"/>
              </w:rPr>
              <w:t xml:space="preserve"> 5</w:t>
            </w:r>
          </w:p>
        </w:tc>
        <w:tc>
          <w:tcPr>
            <w:tcW w:w="1620" w:type="dxa"/>
            <w:vAlign w:val="center"/>
          </w:tcPr>
          <w:p w14:paraId="5ECFF977" w14:textId="2C714D85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  <w:lang w:eastAsia="ko-KR"/>
              </w:rPr>
            </w:pPr>
          </w:p>
        </w:tc>
        <w:tc>
          <w:tcPr>
            <w:tcW w:w="2970" w:type="dxa"/>
            <w:vAlign w:val="center"/>
          </w:tcPr>
          <w:p w14:paraId="6BA23D51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A174CA1" w14:textId="77777777" w:rsidR="00AB05C2" w:rsidRPr="00B00AE8" w:rsidRDefault="00AB05C2" w:rsidP="00724221">
            <w:pPr>
              <w:pStyle w:val="Header"/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</w:rPr>
            </w:pPr>
          </w:p>
        </w:tc>
      </w:tr>
      <w:tr w:rsidR="00AB05C2" w:rsidRPr="00B00AE8" w14:paraId="7D20B514" w14:textId="77777777" w:rsidTr="00724221">
        <w:trPr>
          <w:trHeight w:val="533"/>
        </w:trPr>
        <w:tc>
          <w:tcPr>
            <w:tcW w:w="6120" w:type="dxa"/>
            <w:gridSpan w:val="3"/>
            <w:vAlign w:val="center"/>
          </w:tcPr>
          <w:p w14:paraId="06D47429" w14:textId="77777777" w:rsidR="00AB05C2" w:rsidRPr="00B00AE8" w:rsidRDefault="00AB05C2" w:rsidP="00724221">
            <w:pPr>
              <w:widowControl w:val="0"/>
              <w:autoSpaceDE w:val="0"/>
              <w:autoSpaceDN w:val="0"/>
              <w:adjustRightInd w:val="0"/>
              <w:jc w:val="right"/>
              <w:rPr>
                <w:rFonts w:cstheme="minorHAnsi"/>
                <w:color w:val="00B050"/>
                <w:szCs w:val="20"/>
              </w:rPr>
            </w:pPr>
            <w:r w:rsidRPr="00B00AE8">
              <w:rPr>
                <w:rFonts w:cstheme="minorHAnsi"/>
                <w:szCs w:val="20"/>
              </w:rPr>
              <w:t xml:space="preserve">Final Approximation </w:t>
            </w:r>
            <w:r w:rsidRPr="002D0503">
              <w:rPr>
                <w:rFonts w:cstheme="minorHAnsi"/>
                <w:szCs w:val="20"/>
              </w:rPr>
              <w:t xml:space="preserve">of </w:t>
            </w: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Cs w:val="20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inorHAnsi"/>
                      <w:szCs w:val="20"/>
                    </w:rPr>
                    <m:t>3</m:t>
                  </m:r>
                </m:e>
              </m:func>
            </m:oMath>
            <w:r w:rsidRPr="00B00AE8">
              <w:rPr>
                <w:rFonts w:cstheme="minorHAnsi"/>
                <w:szCs w:val="20"/>
              </w:rPr>
              <w:t xml:space="preserve"> </w:t>
            </w:r>
          </w:p>
        </w:tc>
        <w:tc>
          <w:tcPr>
            <w:tcW w:w="3240" w:type="dxa"/>
            <w:vAlign w:val="center"/>
          </w:tcPr>
          <w:p w14:paraId="1F78ECCA" w14:textId="4A0E26B6" w:rsidR="00AB05C2" w:rsidRPr="00B00AE8" w:rsidRDefault="0065539E" w:rsidP="00724221">
            <w:pPr>
              <w:pStyle w:val="Header"/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color w:val="00B050"/>
                <w:szCs w:val="20"/>
              </w:rPr>
            </w:pPr>
            <w:ins w:id="131" w:author="Ethan Hotson" w:date="2019-03-05T17:04:00Z">
              <w:r>
                <w:rPr>
                  <w:rFonts w:cstheme="minorHAnsi"/>
                  <w:color w:val="00B050"/>
                  <w:szCs w:val="20"/>
                </w:rPr>
                <w:t>1.0958</w:t>
              </w:r>
            </w:ins>
            <w:ins w:id="132" w:author="Ethan Hotson" w:date="2019-03-05T17:05:00Z">
              <w:r>
                <w:rPr>
                  <w:rFonts w:cstheme="minorHAnsi"/>
                  <w:color w:val="00B050"/>
                  <w:szCs w:val="20"/>
                </w:rPr>
                <w:t>33333</w:t>
              </w:r>
            </w:ins>
          </w:p>
        </w:tc>
      </w:tr>
    </w:tbl>
    <w:p w14:paraId="6ACFCD34" w14:textId="77777777" w:rsidR="00AB05C2" w:rsidRDefault="00AB05C2" w:rsidP="00AB05C2">
      <w:pPr>
        <w:pStyle w:val="BodyText1"/>
      </w:pPr>
    </w:p>
    <w:p w14:paraId="360E0D38" w14:textId="77777777" w:rsidR="000473E3" w:rsidRDefault="000473E3" w:rsidP="000473E3">
      <w:pPr>
        <w:spacing w:after="160" w:line="259" w:lineRule="auto"/>
        <w:rPr>
          <w:rFonts w:cstheme="minorHAnsi"/>
          <w:color w:val="FFFFFF" w:themeColor="background1"/>
          <w:sz w:val="28"/>
          <w:szCs w:val="22"/>
        </w:rPr>
      </w:pPr>
    </w:p>
    <w:sectPr w:rsidR="000473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5C585" w14:textId="77777777" w:rsidR="00451875" w:rsidRDefault="00451875" w:rsidP="005F7644">
      <w:r>
        <w:separator/>
      </w:r>
    </w:p>
  </w:endnote>
  <w:endnote w:type="continuationSeparator" w:id="0">
    <w:p w14:paraId="1777879B" w14:textId="77777777" w:rsidR="00451875" w:rsidRDefault="00451875" w:rsidP="005F7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Cs w:val="20"/>
      </w:rPr>
      <w:id w:val="1631514527"/>
      <w:docPartObj>
        <w:docPartGallery w:val="Page Numbers (Bottom of Page)"/>
        <w:docPartUnique/>
      </w:docPartObj>
    </w:sdtPr>
    <w:sdtEndPr/>
    <w:sdtContent>
      <w:sdt>
        <w:sdtPr>
          <w:rPr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DCA5D24" w14:textId="718CB1E9" w:rsidR="00724221" w:rsidRPr="009A6FC6" w:rsidRDefault="00724221">
            <w:pPr>
              <w:pStyle w:val="Footer"/>
              <w:jc w:val="right"/>
              <w:rPr>
                <w:szCs w:val="20"/>
              </w:rPr>
            </w:pPr>
            <w:r w:rsidRPr="009A6FC6">
              <w:rPr>
                <w:szCs w:val="20"/>
              </w:rPr>
              <w:t xml:space="preserve">Page </w:t>
            </w:r>
            <w:r w:rsidRPr="009A6FC6">
              <w:rPr>
                <w:b/>
                <w:bCs/>
                <w:szCs w:val="20"/>
              </w:rPr>
              <w:fldChar w:fldCharType="begin"/>
            </w:r>
            <w:r w:rsidRPr="009A6FC6">
              <w:rPr>
                <w:b/>
                <w:bCs/>
                <w:szCs w:val="20"/>
              </w:rPr>
              <w:instrText xml:space="preserve"> PAGE </w:instrText>
            </w:r>
            <w:r w:rsidRPr="009A6FC6">
              <w:rPr>
                <w:b/>
                <w:bCs/>
                <w:szCs w:val="20"/>
              </w:rPr>
              <w:fldChar w:fldCharType="separate"/>
            </w:r>
            <w:r w:rsidR="001253BE">
              <w:rPr>
                <w:b/>
                <w:bCs/>
                <w:noProof/>
                <w:szCs w:val="20"/>
              </w:rPr>
              <w:t>1</w:t>
            </w:r>
            <w:r w:rsidRPr="009A6FC6">
              <w:rPr>
                <w:b/>
                <w:bCs/>
                <w:szCs w:val="20"/>
              </w:rPr>
              <w:fldChar w:fldCharType="end"/>
            </w:r>
            <w:r w:rsidRPr="009A6FC6">
              <w:rPr>
                <w:szCs w:val="20"/>
              </w:rPr>
              <w:t xml:space="preserve"> of </w:t>
            </w:r>
            <w:r w:rsidRPr="009A6FC6">
              <w:rPr>
                <w:b/>
                <w:bCs/>
                <w:szCs w:val="20"/>
              </w:rPr>
              <w:fldChar w:fldCharType="begin"/>
            </w:r>
            <w:r w:rsidRPr="009A6FC6">
              <w:rPr>
                <w:b/>
                <w:bCs/>
                <w:szCs w:val="20"/>
              </w:rPr>
              <w:instrText xml:space="preserve"> NUMPAGES  </w:instrText>
            </w:r>
            <w:r w:rsidRPr="009A6FC6">
              <w:rPr>
                <w:b/>
                <w:bCs/>
                <w:szCs w:val="20"/>
              </w:rPr>
              <w:fldChar w:fldCharType="separate"/>
            </w:r>
            <w:r w:rsidR="001253BE">
              <w:rPr>
                <w:b/>
                <w:bCs/>
                <w:noProof/>
                <w:szCs w:val="20"/>
              </w:rPr>
              <w:t>4</w:t>
            </w:r>
            <w:r w:rsidRPr="009A6FC6">
              <w:rPr>
                <w:b/>
                <w:bCs/>
                <w:szCs w:val="20"/>
              </w:rPr>
              <w:fldChar w:fldCharType="end"/>
            </w:r>
          </w:p>
        </w:sdtContent>
      </w:sdt>
    </w:sdtContent>
  </w:sdt>
  <w:p w14:paraId="44613E75" w14:textId="77777777" w:rsidR="00724221" w:rsidRPr="009A6FC6" w:rsidRDefault="00724221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2CA830" w14:textId="77777777" w:rsidR="00451875" w:rsidRDefault="00451875" w:rsidP="005F7644">
      <w:r>
        <w:separator/>
      </w:r>
    </w:p>
  </w:footnote>
  <w:footnote w:type="continuationSeparator" w:id="0">
    <w:p w14:paraId="657FFE42" w14:textId="77777777" w:rsidR="00451875" w:rsidRDefault="00451875" w:rsidP="005F76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B1259" w14:textId="7336AC5B" w:rsidR="00724221" w:rsidRPr="00C26527" w:rsidRDefault="00724221" w:rsidP="00FD3B5D">
    <w:pPr>
      <w:pStyle w:val="Header"/>
      <w:rPr>
        <w:rFonts w:cstheme="minorHAnsi"/>
        <w:bCs/>
        <w:lang w:eastAsia="ko-KR"/>
      </w:rPr>
    </w:pPr>
    <w:r w:rsidRPr="00C26527">
      <w:rPr>
        <w:rFonts w:cstheme="minorHAnsi"/>
        <w:bCs/>
      </w:rPr>
      <w:t xml:space="preserve">ENGR 132 </w:t>
    </w:r>
    <w:r w:rsidRPr="00C26527">
      <w:rPr>
        <w:rFonts w:cstheme="minorHAnsi"/>
        <w:bCs/>
      </w:rPr>
      <w:tab/>
    </w:r>
    <w:r>
      <w:rPr>
        <w:rFonts w:cstheme="minorHAnsi"/>
        <w:bCs/>
      </w:rPr>
      <w:t>PS08</w:t>
    </w:r>
    <w:r w:rsidRPr="00C26527">
      <w:rPr>
        <w:rFonts w:cstheme="minorHAnsi"/>
        <w:bCs/>
      </w:rPr>
      <w:tab/>
    </w:r>
    <w:r>
      <w:rPr>
        <w:rFonts w:cstheme="minorHAnsi"/>
        <w:bCs/>
        <w:lang w:eastAsia="ko-KR"/>
      </w:rPr>
      <w:t>Spring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26838"/>
    <w:multiLevelType w:val="hybridMultilevel"/>
    <w:tmpl w:val="28CA25FC"/>
    <w:lvl w:ilvl="0" w:tplc="81980C24">
      <w:start w:val="1"/>
      <w:numFmt w:val="decimal"/>
      <w:lvlText w:val="Problem %1: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60350C"/>
    <w:multiLevelType w:val="hybridMultilevel"/>
    <w:tmpl w:val="A43C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66D74"/>
    <w:multiLevelType w:val="hybridMultilevel"/>
    <w:tmpl w:val="D91A6AF4"/>
    <w:lvl w:ilvl="0" w:tplc="A202C34A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15880"/>
    <w:multiLevelType w:val="hybridMultilevel"/>
    <w:tmpl w:val="8FEA92C0"/>
    <w:lvl w:ilvl="0" w:tplc="62A49D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944AA8"/>
    <w:multiLevelType w:val="hybridMultilevel"/>
    <w:tmpl w:val="B552C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61606"/>
    <w:multiLevelType w:val="hybridMultilevel"/>
    <w:tmpl w:val="4482B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C5AF9"/>
    <w:multiLevelType w:val="hybridMultilevel"/>
    <w:tmpl w:val="766EE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966E06"/>
    <w:multiLevelType w:val="hybridMultilevel"/>
    <w:tmpl w:val="BB0C4B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5C0DCF"/>
    <w:multiLevelType w:val="hybridMultilevel"/>
    <w:tmpl w:val="F79A97C6"/>
    <w:lvl w:ilvl="0" w:tplc="1CBA7E74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41C0ABE"/>
    <w:multiLevelType w:val="hybridMultilevel"/>
    <w:tmpl w:val="B060EC7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3967A6"/>
    <w:multiLevelType w:val="hybridMultilevel"/>
    <w:tmpl w:val="918EA2E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B335FA"/>
    <w:multiLevelType w:val="hybridMultilevel"/>
    <w:tmpl w:val="4A40081A"/>
    <w:lvl w:ilvl="0" w:tplc="07D49634">
      <w:start w:val="1"/>
      <w:numFmt w:val="decimal"/>
      <w:pStyle w:val="Heading2"/>
      <w:lvlText w:val="Problem %1: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133CD3"/>
    <w:multiLevelType w:val="hybridMultilevel"/>
    <w:tmpl w:val="316C7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8D0D5C"/>
    <w:multiLevelType w:val="hybridMultilevel"/>
    <w:tmpl w:val="5150EE52"/>
    <w:lvl w:ilvl="0" w:tplc="81980C24">
      <w:start w:val="1"/>
      <w:numFmt w:val="decimal"/>
      <w:lvlText w:val="Problem %1: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0"/>
  </w:num>
  <w:num w:numId="4">
    <w:abstractNumId w:val="9"/>
  </w:num>
  <w:num w:numId="5">
    <w:abstractNumId w:val="5"/>
  </w:num>
  <w:num w:numId="6">
    <w:abstractNumId w:val="11"/>
  </w:num>
  <w:num w:numId="7">
    <w:abstractNumId w:val="7"/>
  </w:num>
  <w:num w:numId="8">
    <w:abstractNumId w:val="8"/>
  </w:num>
  <w:num w:numId="9">
    <w:abstractNumId w:val="0"/>
  </w:num>
  <w:num w:numId="10">
    <w:abstractNumId w:val="1"/>
  </w:num>
  <w:num w:numId="11">
    <w:abstractNumId w:val="4"/>
  </w:num>
  <w:num w:numId="12">
    <w:abstractNumId w:val="13"/>
  </w:num>
  <w:num w:numId="13">
    <w:abstractNumId w:val="12"/>
  </w:num>
  <w:num w:numId="14">
    <w:abstractNumId w:val="6"/>
  </w:num>
  <w:num w:numId="1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Ethan Hotson">
    <w15:presenceInfo w15:providerId="None" w15:userId="Ethan Hot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644"/>
    <w:rsid w:val="00005AD0"/>
    <w:rsid w:val="00012909"/>
    <w:rsid w:val="00017136"/>
    <w:rsid w:val="000259BE"/>
    <w:rsid w:val="00025BA6"/>
    <w:rsid w:val="00032545"/>
    <w:rsid w:val="00032A62"/>
    <w:rsid w:val="00037BDD"/>
    <w:rsid w:val="00037EDB"/>
    <w:rsid w:val="000473E3"/>
    <w:rsid w:val="0005271D"/>
    <w:rsid w:val="00054269"/>
    <w:rsid w:val="00056197"/>
    <w:rsid w:val="0009037C"/>
    <w:rsid w:val="0009114D"/>
    <w:rsid w:val="000B1C59"/>
    <w:rsid w:val="000B2748"/>
    <w:rsid w:val="000B7C82"/>
    <w:rsid w:val="000D6BA9"/>
    <w:rsid w:val="000E4ABA"/>
    <w:rsid w:val="000F5D37"/>
    <w:rsid w:val="000F62E6"/>
    <w:rsid w:val="00104244"/>
    <w:rsid w:val="00113EC6"/>
    <w:rsid w:val="001220FB"/>
    <w:rsid w:val="001253BE"/>
    <w:rsid w:val="00143B18"/>
    <w:rsid w:val="00170599"/>
    <w:rsid w:val="00174F5F"/>
    <w:rsid w:val="001C3571"/>
    <w:rsid w:val="001D04D8"/>
    <w:rsid w:val="001E57BD"/>
    <w:rsid w:val="00200DF2"/>
    <w:rsid w:val="002059F2"/>
    <w:rsid w:val="00234E65"/>
    <w:rsid w:val="00252553"/>
    <w:rsid w:val="00253344"/>
    <w:rsid w:val="002734ED"/>
    <w:rsid w:val="00275C87"/>
    <w:rsid w:val="002836E4"/>
    <w:rsid w:val="00292BD3"/>
    <w:rsid w:val="002A15C6"/>
    <w:rsid w:val="002A3AAB"/>
    <w:rsid w:val="002C15F8"/>
    <w:rsid w:val="002E3148"/>
    <w:rsid w:val="002F0A21"/>
    <w:rsid w:val="002F12F4"/>
    <w:rsid w:val="00306CF9"/>
    <w:rsid w:val="00315AAC"/>
    <w:rsid w:val="00343775"/>
    <w:rsid w:val="003447F9"/>
    <w:rsid w:val="003626A1"/>
    <w:rsid w:val="0036683D"/>
    <w:rsid w:val="00366A24"/>
    <w:rsid w:val="00384BEF"/>
    <w:rsid w:val="00386392"/>
    <w:rsid w:val="00392085"/>
    <w:rsid w:val="003A2199"/>
    <w:rsid w:val="003A271A"/>
    <w:rsid w:val="003A7E1A"/>
    <w:rsid w:val="003E2B9D"/>
    <w:rsid w:val="003F0674"/>
    <w:rsid w:val="003F18BB"/>
    <w:rsid w:val="00446CBD"/>
    <w:rsid w:val="00447239"/>
    <w:rsid w:val="00451875"/>
    <w:rsid w:val="0045322E"/>
    <w:rsid w:val="00473A2E"/>
    <w:rsid w:val="00496A16"/>
    <w:rsid w:val="004A56D7"/>
    <w:rsid w:val="004A5E61"/>
    <w:rsid w:val="004A67FF"/>
    <w:rsid w:val="004A6E8F"/>
    <w:rsid w:val="004B1D00"/>
    <w:rsid w:val="004B6F48"/>
    <w:rsid w:val="004C2192"/>
    <w:rsid w:val="004C3BD8"/>
    <w:rsid w:val="004F2CE6"/>
    <w:rsid w:val="00512663"/>
    <w:rsid w:val="005236B2"/>
    <w:rsid w:val="00525CA4"/>
    <w:rsid w:val="005564F1"/>
    <w:rsid w:val="00562BDB"/>
    <w:rsid w:val="00583530"/>
    <w:rsid w:val="005942A5"/>
    <w:rsid w:val="005A1217"/>
    <w:rsid w:val="005A3DFC"/>
    <w:rsid w:val="005E7CD4"/>
    <w:rsid w:val="005F7379"/>
    <w:rsid w:val="005F7644"/>
    <w:rsid w:val="0060440A"/>
    <w:rsid w:val="00604FBA"/>
    <w:rsid w:val="0061323F"/>
    <w:rsid w:val="0062074B"/>
    <w:rsid w:val="0062232C"/>
    <w:rsid w:val="00623B86"/>
    <w:rsid w:val="00626DFC"/>
    <w:rsid w:val="0063666A"/>
    <w:rsid w:val="00647951"/>
    <w:rsid w:val="00651F1E"/>
    <w:rsid w:val="0065539E"/>
    <w:rsid w:val="0066344E"/>
    <w:rsid w:val="006A2928"/>
    <w:rsid w:val="006A53AE"/>
    <w:rsid w:val="006B5BF7"/>
    <w:rsid w:val="006B5EC3"/>
    <w:rsid w:val="006B63B2"/>
    <w:rsid w:val="00700F88"/>
    <w:rsid w:val="007047A3"/>
    <w:rsid w:val="007064A9"/>
    <w:rsid w:val="00712207"/>
    <w:rsid w:val="007223CE"/>
    <w:rsid w:val="00724221"/>
    <w:rsid w:val="00727C19"/>
    <w:rsid w:val="007411E6"/>
    <w:rsid w:val="00742EE2"/>
    <w:rsid w:val="007449CE"/>
    <w:rsid w:val="0076130F"/>
    <w:rsid w:val="00766F7D"/>
    <w:rsid w:val="007827E5"/>
    <w:rsid w:val="007954EB"/>
    <w:rsid w:val="007B1EEE"/>
    <w:rsid w:val="007B74FA"/>
    <w:rsid w:val="007C5448"/>
    <w:rsid w:val="007D5AC1"/>
    <w:rsid w:val="007D7BD3"/>
    <w:rsid w:val="007E02A2"/>
    <w:rsid w:val="007F116A"/>
    <w:rsid w:val="00801BAE"/>
    <w:rsid w:val="00831DAF"/>
    <w:rsid w:val="00854289"/>
    <w:rsid w:val="00855BDE"/>
    <w:rsid w:val="00872BC8"/>
    <w:rsid w:val="00876394"/>
    <w:rsid w:val="008830FF"/>
    <w:rsid w:val="008933C0"/>
    <w:rsid w:val="008956ED"/>
    <w:rsid w:val="008A79ED"/>
    <w:rsid w:val="008C091F"/>
    <w:rsid w:val="008D532C"/>
    <w:rsid w:val="008D71A0"/>
    <w:rsid w:val="008F599E"/>
    <w:rsid w:val="00901432"/>
    <w:rsid w:val="0090188A"/>
    <w:rsid w:val="009063D0"/>
    <w:rsid w:val="00917F87"/>
    <w:rsid w:val="009315FC"/>
    <w:rsid w:val="00935231"/>
    <w:rsid w:val="00936C31"/>
    <w:rsid w:val="009520CF"/>
    <w:rsid w:val="009529E6"/>
    <w:rsid w:val="00962B96"/>
    <w:rsid w:val="00972E27"/>
    <w:rsid w:val="009A2633"/>
    <w:rsid w:val="009A6FC6"/>
    <w:rsid w:val="009B5CB8"/>
    <w:rsid w:val="009B687F"/>
    <w:rsid w:val="009C7C0E"/>
    <w:rsid w:val="009D4182"/>
    <w:rsid w:val="009E71CD"/>
    <w:rsid w:val="00A061A7"/>
    <w:rsid w:val="00A1354D"/>
    <w:rsid w:val="00A273AA"/>
    <w:rsid w:val="00A31FDF"/>
    <w:rsid w:val="00A44474"/>
    <w:rsid w:val="00A468DB"/>
    <w:rsid w:val="00A50018"/>
    <w:rsid w:val="00A51EEC"/>
    <w:rsid w:val="00A613AD"/>
    <w:rsid w:val="00A8286B"/>
    <w:rsid w:val="00A8355C"/>
    <w:rsid w:val="00A86012"/>
    <w:rsid w:val="00A90A1F"/>
    <w:rsid w:val="00A979D0"/>
    <w:rsid w:val="00AB05C2"/>
    <w:rsid w:val="00AB4AE4"/>
    <w:rsid w:val="00AC5032"/>
    <w:rsid w:val="00AF5CC3"/>
    <w:rsid w:val="00B005D6"/>
    <w:rsid w:val="00B139E6"/>
    <w:rsid w:val="00B17669"/>
    <w:rsid w:val="00B37276"/>
    <w:rsid w:val="00B43E21"/>
    <w:rsid w:val="00B46E92"/>
    <w:rsid w:val="00B51A6D"/>
    <w:rsid w:val="00B740E9"/>
    <w:rsid w:val="00B969A8"/>
    <w:rsid w:val="00BD6AAC"/>
    <w:rsid w:val="00BD7BE3"/>
    <w:rsid w:val="00BF1404"/>
    <w:rsid w:val="00BF493B"/>
    <w:rsid w:val="00BF5169"/>
    <w:rsid w:val="00BF7D02"/>
    <w:rsid w:val="00C1407D"/>
    <w:rsid w:val="00C14C71"/>
    <w:rsid w:val="00C220D9"/>
    <w:rsid w:val="00C26527"/>
    <w:rsid w:val="00C277BC"/>
    <w:rsid w:val="00C27945"/>
    <w:rsid w:val="00C42407"/>
    <w:rsid w:val="00C44299"/>
    <w:rsid w:val="00C47976"/>
    <w:rsid w:val="00C52E5D"/>
    <w:rsid w:val="00C5438A"/>
    <w:rsid w:val="00C67FF1"/>
    <w:rsid w:val="00C776E4"/>
    <w:rsid w:val="00C92EFB"/>
    <w:rsid w:val="00CA7344"/>
    <w:rsid w:val="00CB0864"/>
    <w:rsid w:val="00CB142C"/>
    <w:rsid w:val="00CC0895"/>
    <w:rsid w:val="00CC4B2F"/>
    <w:rsid w:val="00CC5260"/>
    <w:rsid w:val="00CD3D2E"/>
    <w:rsid w:val="00CD7089"/>
    <w:rsid w:val="00CF439F"/>
    <w:rsid w:val="00D0555B"/>
    <w:rsid w:val="00D21E5E"/>
    <w:rsid w:val="00D625DD"/>
    <w:rsid w:val="00D62956"/>
    <w:rsid w:val="00D657F5"/>
    <w:rsid w:val="00D71282"/>
    <w:rsid w:val="00D8321F"/>
    <w:rsid w:val="00DA1863"/>
    <w:rsid w:val="00DB67AA"/>
    <w:rsid w:val="00DC0FE9"/>
    <w:rsid w:val="00DE0DA5"/>
    <w:rsid w:val="00DF0495"/>
    <w:rsid w:val="00E10532"/>
    <w:rsid w:val="00E342EF"/>
    <w:rsid w:val="00E457CE"/>
    <w:rsid w:val="00E4685C"/>
    <w:rsid w:val="00E567FD"/>
    <w:rsid w:val="00E764A2"/>
    <w:rsid w:val="00E77713"/>
    <w:rsid w:val="00E81511"/>
    <w:rsid w:val="00E95160"/>
    <w:rsid w:val="00EB0C65"/>
    <w:rsid w:val="00EB3728"/>
    <w:rsid w:val="00EB4762"/>
    <w:rsid w:val="00EB6303"/>
    <w:rsid w:val="00EC71C8"/>
    <w:rsid w:val="00ED255A"/>
    <w:rsid w:val="00ED30CF"/>
    <w:rsid w:val="00ED396F"/>
    <w:rsid w:val="00ED6C60"/>
    <w:rsid w:val="00F1128D"/>
    <w:rsid w:val="00F1215E"/>
    <w:rsid w:val="00F266E3"/>
    <w:rsid w:val="00F3214D"/>
    <w:rsid w:val="00F44431"/>
    <w:rsid w:val="00F73BF3"/>
    <w:rsid w:val="00F74D81"/>
    <w:rsid w:val="00FA1EEA"/>
    <w:rsid w:val="00FA3962"/>
    <w:rsid w:val="00FD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65D0"/>
  <w15:chartTrackingRefBased/>
  <w15:docId w15:val="{1E35A72C-C784-4DC6-9A16-AA3E5B51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4AE4"/>
    <w:pPr>
      <w:spacing w:after="0" w:line="240" w:lineRule="auto"/>
    </w:pPr>
    <w:rPr>
      <w:rFonts w:eastAsia="Times New Roman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26527"/>
    <w:pPr>
      <w:pBdr>
        <w:bottom w:val="single" w:sz="4" w:space="1" w:color="auto"/>
      </w:pBdr>
      <w:outlineLvl w:val="0"/>
    </w:pPr>
    <w:rPr>
      <w:b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26527"/>
    <w:pPr>
      <w:numPr>
        <w:numId w:val="6"/>
      </w:numPr>
      <w:pBdr>
        <w:bottom w:val="none" w:sz="0" w:space="0" w:color="auto"/>
      </w:pBdr>
      <w:shd w:val="clear" w:color="auto" w:fill="000000" w:themeFill="text1"/>
      <w:outlineLvl w:val="1"/>
    </w:pPr>
    <w:rPr>
      <w:rFonts w:cstheme="minorHAnsi"/>
      <w:sz w:val="32"/>
      <w:szCs w:val="32"/>
    </w:rPr>
  </w:style>
  <w:style w:type="paragraph" w:styleId="Heading3">
    <w:name w:val="heading 3"/>
    <w:basedOn w:val="BodyText1"/>
    <w:next w:val="Normal"/>
    <w:link w:val="Heading3Char"/>
    <w:uiPriority w:val="9"/>
    <w:unhideWhenUsed/>
    <w:qFormat/>
    <w:rsid w:val="00C26527"/>
    <w:pPr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6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644"/>
  </w:style>
  <w:style w:type="paragraph" w:styleId="Footer">
    <w:name w:val="footer"/>
    <w:basedOn w:val="Normal"/>
    <w:link w:val="FooterChar"/>
    <w:uiPriority w:val="99"/>
    <w:unhideWhenUsed/>
    <w:rsid w:val="005F76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644"/>
  </w:style>
  <w:style w:type="paragraph" w:customStyle="1" w:styleId="BodyText1">
    <w:name w:val="Body Text1"/>
    <w:basedOn w:val="Normal"/>
    <w:qFormat/>
    <w:rsid w:val="00B51A6D"/>
    <w:pPr>
      <w:spacing w:line="276" w:lineRule="auto"/>
    </w:pPr>
    <w:rPr>
      <w:rFonts w:cs="Arial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C26527"/>
    <w:rPr>
      <w:rFonts w:eastAsia="Times New Roman" w:cs="Times New Roman"/>
      <w:b/>
      <w:sz w:val="36"/>
      <w:szCs w:val="36"/>
    </w:rPr>
  </w:style>
  <w:style w:type="paragraph" w:customStyle="1" w:styleId="BodyText11">
    <w:name w:val="Body Text11"/>
    <w:basedOn w:val="Normal"/>
    <w:qFormat/>
    <w:rsid w:val="004C3BD8"/>
    <w:pPr>
      <w:spacing w:before="120" w:after="120" w:line="276" w:lineRule="auto"/>
    </w:pPr>
    <w:rPr>
      <w:rFonts w:ascii="Arial" w:hAnsi="Arial" w:cs="Arial"/>
      <w:kern w:val="24"/>
      <w:szCs w:val="22"/>
    </w:rPr>
  </w:style>
  <w:style w:type="table" w:styleId="TableGrid">
    <w:name w:val="Table Grid"/>
    <w:basedOn w:val="TableNormal"/>
    <w:uiPriority w:val="99"/>
    <w:rsid w:val="005F76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468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685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685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8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85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8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85C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5032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B5E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449CE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647951"/>
    <w:pPr>
      <w:spacing w:after="200" w:line="276" w:lineRule="auto"/>
      <w:ind w:left="720"/>
      <w:contextualSpacing/>
    </w:pPr>
    <w:rPr>
      <w:rFonts w:ascii="Calibri" w:eastAsiaTheme="minorEastAsia" w:hAnsi="Calibr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99"/>
    <w:locked/>
    <w:rsid w:val="00647951"/>
    <w:rPr>
      <w:rFonts w:ascii="Calibri" w:eastAsiaTheme="minorEastAsia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C26527"/>
    <w:rPr>
      <w:rFonts w:eastAsia="Times New Roman" w:cstheme="minorHAnsi"/>
      <w:b/>
      <w:sz w:val="32"/>
      <w:szCs w:val="32"/>
      <w:shd w:val="clear" w:color="auto" w:fill="000000" w:themeFill="text1"/>
    </w:rPr>
  </w:style>
  <w:style w:type="paragraph" w:customStyle="1" w:styleId="paired">
    <w:name w:val="paired"/>
    <w:basedOn w:val="BodyText1"/>
    <w:qFormat/>
    <w:rsid w:val="00C26527"/>
    <w:pPr>
      <w:shd w:val="clear" w:color="auto" w:fill="FFE599" w:themeFill="accent4" w:themeFillTint="66"/>
      <w:outlineLvl w:val="2"/>
    </w:pPr>
    <w:rPr>
      <w:rFonts w:cstheme="minorHAns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C26527"/>
    <w:rPr>
      <w:rFonts w:eastAsia="Times New Roman" w:cs="Arial"/>
      <w:b/>
      <w:sz w:val="20"/>
    </w:rPr>
  </w:style>
  <w:style w:type="paragraph" w:customStyle="1" w:styleId="individual">
    <w:name w:val="individual"/>
    <w:basedOn w:val="Heading3"/>
    <w:next w:val="BodyText1"/>
    <w:qFormat/>
    <w:rsid w:val="000473E3"/>
    <w:pPr>
      <w:shd w:val="clear" w:color="auto" w:fill="BDD6EE" w:themeFill="accent1" w:themeFillTint="66"/>
      <w:spacing w:before="0"/>
    </w:pPr>
  </w:style>
  <w:style w:type="character" w:styleId="UnresolvedMention">
    <w:name w:val="Unresolved Mention"/>
    <w:basedOn w:val="DefaultParagraphFont"/>
    <w:uiPriority w:val="99"/>
    <w:semiHidden/>
    <w:unhideWhenUsed/>
    <w:rsid w:val="008A7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8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Engineering Computer Network</Company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DeLion, Anne</dc:creator>
  <cp:keywords/>
  <dc:description/>
  <cp:lastModifiedBy>Ethan Hotson</cp:lastModifiedBy>
  <cp:revision>6</cp:revision>
  <dcterms:created xsi:type="dcterms:W3CDTF">2019-02-27T20:19:00Z</dcterms:created>
  <dcterms:modified xsi:type="dcterms:W3CDTF">2019-03-06T05:44:00Z</dcterms:modified>
</cp:coreProperties>
</file>